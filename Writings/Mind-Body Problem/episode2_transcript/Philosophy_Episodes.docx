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m_5715008852003326213__Toc40429364" w:displacedByCustomXml="next"/>
    <w:sdt>
      <w:sdtPr>
        <w:rPr>
          <w:rFonts w:asciiTheme="minorHAnsi" w:eastAsiaTheme="minorHAnsi" w:hAnsiTheme="minorHAnsi" w:cstheme="minorBidi"/>
          <w:b w:val="0"/>
          <w:bCs w:val="0"/>
          <w:color w:val="auto"/>
          <w:sz w:val="22"/>
          <w:szCs w:val="22"/>
          <w:lang w:val="en-IN" w:eastAsia="en-US"/>
        </w:rPr>
        <w:id w:val="655339866"/>
        <w:docPartObj>
          <w:docPartGallery w:val="Table of Contents"/>
          <w:docPartUnique/>
        </w:docPartObj>
      </w:sdtPr>
      <w:sdtEndPr>
        <w:rPr>
          <w:noProof/>
        </w:rPr>
      </w:sdtEndPr>
      <w:sdtContent>
        <w:p w14:paraId="4248E1C1" w14:textId="77777777" w:rsidR="00A46CD0" w:rsidRDefault="00A46CD0">
          <w:pPr>
            <w:pStyle w:val="TOCHeading"/>
          </w:pPr>
          <w:r>
            <w:t>Contents</w:t>
          </w:r>
        </w:p>
        <w:p w14:paraId="4248E1C2" w14:textId="77777777" w:rsidR="00A46CD0" w:rsidRDefault="00A46CD0">
          <w:pPr>
            <w:pStyle w:val="TOC1"/>
            <w:tabs>
              <w:tab w:val="right" w:leader="dot" w:pos="9016"/>
            </w:tabs>
            <w:rPr>
              <w:noProof/>
            </w:rPr>
          </w:pPr>
          <w:r>
            <w:fldChar w:fldCharType="begin"/>
          </w:r>
          <w:r>
            <w:instrText xml:space="preserve"> TOC \o "1-3" \h \z \u </w:instrText>
          </w:r>
          <w:r>
            <w:fldChar w:fldCharType="separate"/>
          </w:r>
          <w:hyperlink w:anchor="_Toc41142792" w:history="1">
            <w:r w:rsidRPr="00FB3DD5">
              <w:rPr>
                <w:rStyle w:val="Hyperlink"/>
                <w:rFonts w:eastAsia="Times New Roman"/>
                <w:noProof/>
                <w:lang w:eastAsia="en-IN"/>
              </w:rPr>
              <w:t>1: Philosophy of Mind</w:t>
            </w:r>
            <w:r>
              <w:rPr>
                <w:noProof/>
                <w:webHidden/>
              </w:rPr>
              <w:tab/>
            </w:r>
            <w:r>
              <w:rPr>
                <w:noProof/>
                <w:webHidden/>
              </w:rPr>
              <w:fldChar w:fldCharType="begin"/>
            </w:r>
            <w:r>
              <w:rPr>
                <w:noProof/>
                <w:webHidden/>
              </w:rPr>
              <w:instrText xml:space="preserve"> PAGEREF _Toc41142792 \h </w:instrText>
            </w:r>
            <w:r>
              <w:rPr>
                <w:noProof/>
                <w:webHidden/>
              </w:rPr>
            </w:r>
            <w:r>
              <w:rPr>
                <w:noProof/>
                <w:webHidden/>
              </w:rPr>
              <w:fldChar w:fldCharType="separate"/>
            </w:r>
            <w:r>
              <w:rPr>
                <w:noProof/>
                <w:webHidden/>
              </w:rPr>
              <w:t>1</w:t>
            </w:r>
            <w:r>
              <w:rPr>
                <w:noProof/>
                <w:webHidden/>
              </w:rPr>
              <w:fldChar w:fldCharType="end"/>
            </w:r>
          </w:hyperlink>
        </w:p>
        <w:p w14:paraId="4248E1C3" w14:textId="77777777" w:rsidR="00A46CD0" w:rsidRDefault="00000000">
          <w:pPr>
            <w:pStyle w:val="TOC1"/>
            <w:tabs>
              <w:tab w:val="right" w:leader="dot" w:pos="9016"/>
            </w:tabs>
            <w:rPr>
              <w:noProof/>
            </w:rPr>
          </w:pPr>
          <w:hyperlink w:anchor="_Toc41142793" w:history="1">
            <w:r w:rsidR="00A46CD0" w:rsidRPr="00FB3DD5">
              <w:rPr>
                <w:rStyle w:val="Hyperlink"/>
                <w:rFonts w:eastAsia="Times New Roman"/>
                <w:noProof/>
                <w:lang w:eastAsia="en-IN"/>
              </w:rPr>
              <w:t>2: Indian Philosophy – Introduction to Samkhya</w:t>
            </w:r>
            <w:r w:rsidR="00A46CD0">
              <w:rPr>
                <w:noProof/>
                <w:webHidden/>
              </w:rPr>
              <w:tab/>
            </w:r>
            <w:r w:rsidR="00A46CD0">
              <w:rPr>
                <w:noProof/>
                <w:webHidden/>
              </w:rPr>
              <w:fldChar w:fldCharType="begin"/>
            </w:r>
            <w:r w:rsidR="00A46CD0">
              <w:rPr>
                <w:noProof/>
                <w:webHidden/>
              </w:rPr>
              <w:instrText xml:space="preserve"> PAGEREF _Toc41142793 \h </w:instrText>
            </w:r>
            <w:r w:rsidR="00A46CD0">
              <w:rPr>
                <w:noProof/>
                <w:webHidden/>
              </w:rPr>
            </w:r>
            <w:r w:rsidR="00A46CD0">
              <w:rPr>
                <w:noProof/>
                <w:webHidden/>
              </w:rPr>
              <w:fldChar w:fldCharType="separate"/>
            </w:r>
            <w:r w:rsidR="00A46CD0">
              <w:rPr>
                <w:noProof/>
                <w:webHidden/>
              </w:rPr>
              <w:t>2</w:t>
            </w:r>
            <w:r w:rsidR="00A46CD0">
              <w:rPr>
                <w:noProof/>
                <w:webHidden/>
              </w:rPr>
              <w:fldChar w:fldCharType="end"/>
            </w:r>
          </w:hyperlink>
        </w:p>
        <w:p w14:paraId="4248E1C4" w14:textId="77777777" w:rsidR="00A46CD0" w:rsidRDefault="00000000">
          <w:pPr>
            <w:pStyle w:val="TOC1"/>
            <w:tabs>
              <w:tab w:val="right" w:leader="dot" w:pos="9016"/>
            </w:tabs>
            <w:rPr>
              <w:noProof/>
            </w:rPr>
          </w:pPr>
          <w:hyperlink w:anchor="_Toc41142794" w:history="1">
            <w:r w:rsidR="00A46CD0" w:rsidRPr="00FB3DD5">
              <w:rPr>
                <w:rStyle w:val="Hyperlink"/>
                <w:rFonts w:eastAsia="Times New Roman"/>
                <w:noProof/>
                <w:lang w:eastAsia="en-IN"/>
              </w:rPr>
              <w:t>3: Samkhya – Evolution of Nature</w:t>
            </w:r>
            <w:r w:rsidR="00A46CD0">
              <w:rPr>
                <w:noProof/>
                <w:webHidden/>
              </w:rPr>
              <w:tab/>
            </w:r>
            <w:r w:rsidR="00A46CD0">
              <w:rPr>
                <w:noProof/>
                <w:webHidden/>
              </w:rPr>
              <w:fldChar w:fldCharType="begin"/>
            </w:r>
            <w:r w:rsidR="00A46CD0">
              <w:rPr>
                <w:noProof/>
                <w:webHidden/>
              </w:rPr>
              <w:instrText xml:space="preserve"> PAGEREF _Toc41142794 \h </w:instrText>
            </w:r>
            <w:r w:rsidR="00A46CD0">
              <w:rPr>
                <w:noProof/>
                <w:webHidden/>
              </w:rPr>
            </w:r>
            <w:r w:rsidR="00A46CD0">
              <w:rPr>
                <w:noProof/>
                <w:webHidden/>
              </w:rPr>
              <w:fldChar w:fldCharType="separate"/>
            </w:r>
            <w:r w:rsidR="00A46CD0">
              <w:rPr>
                <w:noProof/>
                <w:webHidden/>
              </w:rPr>
              <w:t>2</w:t>
            </w:r>
            <w:r w:rsidR="00A46CD0">
              <w:rPr>
                <w:noProof/>
                <w:webHidden/>
              </w:rPr>
              <w:fldChar w:fldCharType="end"/>
            </w:r>
          </w:hyperlink>
        </w:p>
        <w:p w14:paraId="4248E1C5" w14:textId="77777777" w:rsidR="00A46CD0" w:rsidRDefault="00000000">
          <w:pPr>
            <w:pStyle w:val="TOC1"/>
            <w:tabs>
              <w:tab w:val="right" w:leader="dot" w:pos="9016"/>
            </w:tabs>
            <w:rPr>
              <w:noProof/>
            </w:rPr>
          </w:pPr>
          <w:hyperlink w:anchor="_Toc41142795" w:history="1">
            <w:r w:rsidR="00A46CD0" w:rsidRPr="00FB3DD5">
              <w:rPr>
                <w:rStyle w:val="Hyperlink"/>
                <w:rFonts w:eastAsia="Times New Roman"/>
                <w:noProof/>
                <w:lang w:eastAsia="en-IN"/>
              </w:rPr>
              <w:t>4: More on Samkhya</w:t>
            </w:r>
            <w:r w:rsidR="00A46CD0">
              <w:rPr>
                <w:noProof/>
                <w:webHidden/>
              </w:rPr>
              <w:tab/>
            </w:r>
            <w:r w:rsidR="00A46CD0">
              <w:rPr>
                <w:noProof/>
                <w:webHidden/>
              </w:rPr>
              <w:fldChar w:fldCharType="begin"/>
            </w:r>
            <w:r w:rsidR="00A46CD0">
              <w:rPr>
                <w:noProof/>
                <w:webHidden/>
              </w:rPr>
              <w:instrText xml:space="preserve"> PAGEREF _Toc41142795 \h </w:instrText>
            </w:r>
            <w:r w:rsidR="00A46CD0">
              <w:rPr>
                <w:noProof/>
                <w:webHidden/>
              </w:rPr>
            </w:r>
            <w:r w:rsidR="00A46CD0">
              <w:rPr>
                <w:noProof/>
                <w:webHidden/>
              </w:rPr>
              <w:fldChar w:fldCharType="separate"/>
            </w:r>
            <w:r w:rsidR="00A46CD0">
              <w:rPr>
                <w:noProof/>
                <w:webHidden/>
              </w:rPr>
              <w:t>3</w:t>
            </w:r>
            <w:r w:rsidR="00A46CD0">
              <w:rPr>
                <w:noProof/>
                <w:webHidden/>
              </w:rPr>
              <w:fldChar w:fldCharType="end"/>
            </w:r>
          </w:hyperlink>
        </w:p>
        <w:p w14:paraId="4248E1C6" w14:textId="77777777" w:rsidR="00A46CD0" w:rsidRDefault="00000000">
          <w:pPr>
            <w:pStyle w:val="TOC1"/>
            <w:tabs>
              <w:tab w:val="right" w:leader="dot" w:pos="9016"/>
            </w:tabs>
            <w:rPr>
              <w:noProof/>
            </w:rPr>
          </w:pPr>
          <w:hyperlink w:anchor="_Toc41142796" w:history="1">
            <w:r w:rsidR="00A46CD0" w:rsidRPr="00FB3DD5">
              <w:rPr>
                <w:rStyle w:val="Hyperlink"/>
                <w:rFonts w:eastAsia="Times New Roman"/>
                <w:noProof/>
                <w:lang w:eastAsia="en-IN"/>
              </w:rPr>
              <w:t>5: Introduction to Vedanta</w:t>
            </w:r>
            <w:r w:rsidR="00A46CD0">
              <w:rPr>
                <w:noProof/>
                <w:webHidden/>
              </w:rPr>
              <w:tab/>
            </w:r>
            <w:r w:rsidR="00A46CD0">
              <w:rPr>
                <w:noProof/>
                <w:webHidden/>
              </w:rPr>
              <w:fldChar w:fldCharType="begin"/>
            </w:r>
            <w:r w:rsidR="00A46CD0">
              <w:rPr>
                <w:noProof/>
                <w:webHidden/>
              </w:rPr>
              <w:instrText xml:space="preserve"> PAGEREF _Toc41142796 \h </w:instrText>
            </w:r>
            <w:r w:rsidR="00A46CD0">
              <w:rPr>
                <w:noProof/>
                <w:webHidden/>
              </w:rPr>
            </w:r>
            <w:r w:rsidR="00A46CD0">
              <w:rPr>
                <w:noProof/>
                <w:webHidden/>
              </w:rPr>
              <w:fldChar w:fldCharType="separate"/>
            </w:r>
            <w:r w:rsidR="00A46CD0">
              <w:rPr>
                <w:noProof/>
                <w:webHidden/>
              </w:rPr>
              <w:t>3</w:t>
            </w:r>
            <w:r w:rsidR="00A46CD0">
              <w:rPr>
                <w:noProof/>
                <w:webHidden/>
              </w:rPr>
              <w:fldChar w:fldCharType="end"/>
            </w:r>
          </w:hyperlink>
        </w:p>
        <w:p w14:paraId="4248E1C7" w14:textId="77777777" w:rsidR="00A46CD0" w:rsidRDefault="00000000">
          <w:pPr>
            <w:pStyle w:val="TOC1"/>
            <w:tabs>
              <w:tab w:val="right" w:leader="dot" w:pos="9016"/>
            </w:tabs>
            <w:rPr>
              <w:noProof/>
            </w:rPr>
          </w:pPr>
          <w:hyperlink w:anchor="_Toc41142797" w:history="1">
            <w:r w:rsidR="00A46CD0" w:rsidRPr="00FB3DD5">
              <w:rPr>
                <w:rStyle w:val="Hyperlink"/>
                <w:noProof/>
              </w:rPr>
              <w:t>6:</w:t>
            </w:r>
            <w:r w:rsidR="00A46CD0" w:rsidRPr="00FB3DD5">
              <w:rPr>
                <w:rStyle w:val="Hyperlink"/>
                <w:rFonts w:eastAsia="Times New Roman"/>
                <w:noProof/>
                <w:lang w:eastAsia="en-IN"/>
              </w:rPr>
              <w:t> Recap &amp; Purpose of these philosophies</w:t>
            </w:r>
            <w:r w:rsidR="00A46CD0">
              <w:rPr>
                <w:noProof/>
                <w:webHidden/>
              </w:rPr>
              <w:tab/>
            </w:r>
            <w:r w:rsidR="00A46CD0">
              <w:rPr>
                <w:noProof/>
                <w:webHidden/>
              </w:rPr>
              <w:fldChar w:fldCharType="begin"/>
            </w:r>
            <w:r w:rsidR="00A46CD0">
              <w:rPr>
                <w:noProof/>
                <w:webHidden/>
              </w:rPr>
              <w:instrText xml:space="preserve"> PAGEREF _Toc41142797 \h </w:instrText>
            </w:r>
            <w:r w:rsidR="00A46CD0">
              <w:rPr>
                <w:noProof/>
                <w:webHidden/>
              </w:rPr>
            </w:r>
            <w:r w:rsidR="00A46CD0">
              <w:rPr>
                <w:noProof/>
                <w:webHidden/>
              </w:rPr>
              <w:fldChar w:fldCharType="separate"/>
            </w:r>
            <w:r w:rsidR="00A46CD0">
              <w:rPr>
                <w:noProof/>
                <w:webHidden/>
              </w:rPr>
              <w:t>3</w:t>
            </w:r>
            <w:r w:rsidR="00A46CD0">
              <w:rPr>
                <w:noProof/>
                <w:webHidden/>
              </w:rPr>
              <w:fldChar w:fldCharType="end"/>
            </w:r>
          </w:hyperlink>
        </w:p>
        <w:p w14:paraId="4248E1C8" w14:textId="77777777" w:rsidR="00A46CD0" w:rsidRDefault="00A46CD0">
          <w:r>
            <w:rPr>
              <w:b/>
              <w:bCs/>
              <w:noProof/>
            </w:rPr>
            <w:fldChar w:fldCharType="end"/>
          </w:r>
        </w:p>
      </w:sdtContent>
    </w:sdt>
    <w:p w14:paraId="4248E1C9" w14:textId="77777777" w:rsidR="00D40803" w:rsidRDefault="00D40803">
      <w:pPr>
        <w:rPr>
          <w:rFonts w:asciiTheme="majorHAnsi" w:eastAsia="Times New Roman" w:hAnsiTheme="majorHAnsi" w:cstheme="majorBidi"/>
          <w:b/>
          <w:bCs/>
          <w:color w:val="365F91" w:themeColor="accent1" w:themeShade="BF"/>
          <w:sz w:val="28"/>
          <w:szCs w:val="28"/>
          <w:lang w:eastAsia="en-IN"/>
        </w:rPr>
      </w:pPr>
      <w:bookmarkStart w:id="1" w:name="_Toc41142792"/>
      <w:r>
        <w:rPr>
          <w:rFonts w:eastAsia="Times New Roman"/>
          <w:lang w:eastAsia="en-IN"/>
        </w:rPr>
        <w:br w:type="page"/>
      </w:r>
    </w:p>
    <w:p w14:paraId="4248E1CA" w14:textId="77777777" w:rsidR="0037568C" w:rsidRPr="0037568C" w:rsidRDefault="0037568C" w:rsidP="0037568C">
      <w:pPr>
        <w:pStyle w:val="Heading1"/>
        <w:rPr>
          <w:rFonts w:eastAsia="Times New Roman"/>
          <w:color w:val="2F5496"/>
          <w:lang w:eastAsia="en-IN"/>
        </w:rPr>
      </w:pPr>
      <w:r w:rsidRPr="0037568C">
        <w:rPr>
          <w:rFonts w:eastAsia="Times New Roman"/>
          <w:lang w:eastAsia="en-IN"/>
        </w:rPr>
        <w:lastRenderedPageBreak/>
        <w:t xml:space="preserve">1: </w:t>
      </w:r>
      <w:bookmarkEnd w:id="0"/>
      <w:bookmarkEnd w:id="1"/>
      <w:r w:rsidR="00CC0C2A">
        <w:rPr>
          <w:rFonts w:eastAsia="Times New Roman"/>
          <w:lang w:eastAsia="en-IN"/>
        </w:rPr>
        <w:t>Body, Mind and Me</w:t>
      </w:r>
    </w:p>
    <w:p w14:paraId="4248E1CB" w14:textId="77777777" w:rsidR="0037568C" w:rsidRPr="0037568C" w:rsidRDefault="0037568C" w:rsidP="0037568C">
      <w:pPr>
        <w:shd w:val="clear" w:color="auto" w:fill="FFFFFF"/>
        <w:spacing w:after="0" w:line="240" w:lineRule="auto"/>
        <w:rPr>
          <w:rFonts w:ascii="Arial" w:eastAsia="Times New Roman" w:hAnsi="Arial" w:cs="Arial"/>
          <w:color w:val="222222"/>
          <w:sz w:val="24"/>
          <w:szCs w:val="24"/>
          <w:lang w:eastAsia="en-IN"/>
        </w:rPr>
      </w:pPr>
      <w:r w:rsidRPr="0037568C">
        <w:rPr>
          <w:rFonts w:ascii="Arial" w:eastAsia="Times New Roman" w:hAnsi="Arial" w:cs="Arial"/>
          <w:color w:val="222222"/>
          <w:sz w:val="24"/>
          <w:szCs w:val="24"/>
          <w:lang w:eastAsia="en-IN"/>
        </w:rPr>
        <w:t> </w:t>
      </w:r>
    </w:p>
    <w:p w14:paraId="4248E1CC" w14:textId="77777777" w:rsidR="006F382A" w:rsidRDefault="006F382A" w:rsidP="006F382A">
      <w:pPr>
        <w:jc w:val="center"/>
        <w:rPr>
          <w:lang w:eastAsia="en-IN"/>
        </w:rPr>
      </w:pPr>
      <w:r>
        <w:rPr>
          <w:lang w:eastAsia="en-IN"/>
        </w:rPr>
        <w:t>The world around us, with mysteries is rife,</w:t>
      </w:r>
      <w:r>
        <w:rPr>
          <w:lang w:eastAsia="en-IN"/>
        </w:rPr>
        <w:br/>
      </w:r>
      <w:r w:rsidR="00EC5168">
        <w:rPr>
          <w:lang w:eastAsia="en-IN"/>
        </w:rPr>
        <w:t>Of the</w:t>
      </w:r>
      <w:r>
        <w:rPr>
          <w:lang w:eastAsia="en-IN"/>
        </w:rPr>
        <w:t>se, the most fundamental is life!</w:t>
      </w:r>
    </w:p>
    <w:p w14:paraId="1B1AA8D0" w14:textId="51951ABC" w:rsidR="00F45134" w:rsidRDefault="00F45134" w:rsidP="00EC75AB">
      <w:pPr>
        <w:rPr>
          <w:lang w:eastAsia="en-IN"/>
        </w:rPr>
      </w:pPr>
      <w:r w:rsidRPr="00F45134">
        <w:rPr>
          <w:lang w:eastAsia="en-IN"/>
        </w:rPr>
        <w:t>We</w:t>
      </w:r>
      <w:r>
        <w:rPr>
          <w:lang w:eastAsia="en-IN"/>
        </w:rPr>
        <w:t xml:space="preserve"> ha</w:t>
      </w:r>
      <w:r w:rsidRPr="00F45134">
        <w:rPr>
          <w:lang w:eastAsia="en-IN"/>
        </w:rPr>
        <w:t xml:space="preserve">ve come a long way in </w:t>
      </w:r>
      <w:r w:rsidR="00387A30">
        <w:rPr>
          <w:lang w:eastAsia="en-IN"/>
        </w:rPr>
        <w:t xml:space="preserve">attempting to </w:t>
      </w:r>
      <w:r w:rsidRPr="00F45134">
        <w:rPr>
          <w:lang w:eastAsia="en-IN"/>
        </w:rPr>
        <w:t>explain the</w:t>
      </w:r>
      <w:r w:rsidR="00387A30">
        <w:rPr>
          <w:lang w:eastAsia="en-IN"/>
        </w:rPr>
        <w:t xml:space="preserve"> workings of</w:t>
      </w:r>
      <w:r w:rsidRPr="00F45134">
        <w:rPr>
          <w:lang w:eastAsia="en-IN"/>
        </w:rPr>
        <w:t xml:space="preserve"> </w:t>
      </w:r>
      <w:r w:rsidR="00387A30">
        <w:rPr>
          <w:lang w:eastAsia="en-IN"/>
        </w:rPr>
        <w:t>the</w:t>
      </w:r>
      <w:r w:rsidRPr="00F45134">
        <w:rPr>
          <w:lang w:eastAsia="en-IN"/>
        </w:rPr>
        <w:t xml:space="preserve"> world</w:t>
      </w:r>
      <w:r w:rsidR="00615A11">
        <w:rPr>
          <w:lang w:eastAsia="en-IN"/>
        </w:rPr>
        <w:t>, f</w:t>
      </w:r>
      <w:r w:rsidRPr="00F45134">
        <w:rPr>
          <w:lang w:eastAsia="en-IN"/>
        </w:rPr>
        <w:t>rom the precise mechanics of planetary orbits to the evolutionary pathways of organisms. Yet, when it comes to the forces governing living beings, the answers seem just out of reach.</w:t>
      </w:r>
    </w:p>
    <w:p w14:paraId="65B4FE8C" w14:textId="537E39E4" w:rsidR="006A690F" w:rsidRDefault="00EC75AB" w:rsidP="00EC75AB">
      <w:pPr>
        <w:rPr>
          <w:lang w:eastAsia="en-IN"/>
        </w:rPr>
      </w:pPr>
      <w:r>
        <w:rPr>
          <w:lang w:eastAsia="en-IN"/>
        </w:rPr>
        <w:t xml:space="preserve">The apparent spontaneity and control over actions, observed in most </w:t>
      </w:r>
      <w:r w:rsidR="00C10EF3">
        <w:rPr>
          <w:lang w:eastAsia="en-IN"/>
        </w:rPr>
        <w:t>higher</w:t>
      </w:r>
      <w:r w:rsidR="006A3422">
        <w:rPr>
          <w:lang w:eastAsia="en-IN"/>
        </w:rPr>
        <w:t xml:space="preserve"> forms </w:t>
      </w:r>
      <w:r w:rsidR="00FB5576">
        <w:rPr>
          <w:lang w:eastAsia="en-IN"/>
        </w:rPr>
        <w:t xml:space="preserve">of </w:t>
      </w:r>
      <w:r>
        <w:rPr>
          <w:lang w:eastAsia="en-IN"/>
        </w:rPr>
        <w:t>living being</w:t>
      </w:r>
      <w:r w:rsidR="0022151B">
        <w:rPr>
          <w:lang w:eastAsia="en-IN"/>
        </w:rPr>
        <w:t xml:space="preserve">s, made early thinkers question </w:t>
      </w:r>
      <w:r w:rsidR="00146F79">
        <w:rPr>
          <w:lang w:eastAsia="en-IN"/>
        </w:rPr>
        <w:t>whether</w:t>
      </w:r>
      <w:r w:rsidR="00D743BB">
        <w:rPr>
          <w:lang w:eastAsia="en-IN"/>
        </w:rPr>
        <w:t xml:space="preserve"> these</w:t>
      </w:r>
      <w:r>
        <w:rPr>
          <w:lang w:eastAsia="en-IN"/>
        </w:rPr>
        <w:t xml:space="preserve"> beings</w:t>
      </w:r>
      <w:r w:rsidR="00146F79">
        <w:rPr>
          <w:lang w:eastAsia="en-IN"/>
        </w:rPr>
        <w:t xml:space="preserve"> can be bounded by any physical laws</w:t>
      </w:r>
      <w:r>
        <w:rPr>
          <w:lang w:eastAsia="en-IN"/>
        </w:rPr>
        <w:t>.</w:t>
      </w:r>
      <w:r w:rsidR="005D3A5E">
        <w:rPr>
          <w:lang w:eastAsia="en-IN"/>
        </w:rPr>
        <w:t xml:space="preserve"> </w:t>
      </w:r>
      <w:r w:rsidR="00B35C56">
        <w:rPr>
          <w:lang w:eastAsia="en-IN"/>
        </w:rPr>
        <w:t>These</w:t>
      </w:r>
      <w:r w:rsidR="00110FDE">
        <w:rPr>
          <w:lang w:eastAsia="en-IN"/>
        </w:rPr>
        <w:t xml:space="preserve"> observations gave rise to</w:t>
      </w:r>
      <w:r w:rsidR="00194BCA">
        <w:rPr>
          <w:lang w:eastAsia="en-IN"/>
        </w:rPr>
        <w:t xml:space="preserve"> </w:t>
      </w:r>
      <w:r w:rsidR="005C07E5">
        <w:rPr>
          <w:lang w:eastAsia="en-IN"/>
        </w:rPr>
        <w:t>idea</w:t>
      </w:r>
      <w:r w:rsidR="00194BCA">
        <w:rPr>
          <w:lang w:eastAsia="en-IN"/>
        </w:rPr>
        <w:t>s</w:t>
      </w:r>
      <w:r w:rsidR="0099741C">
        <w:rPr>
          <w:lang w:eastAsia="en-IN"/>
        </w:rPr>
        <w:t xml:space="preserve"> </w:t>
      </w:r>
      <w:r w:rsidR="009570D2">
        <w:rPr>
          <w:lang w:eastAsia="en-IN"/>
        </w:rPr>
        <w:t>of an immaterial</w:t>
      </w:r>
      <w:r w:rsidR="0099741C">
        <w:rPr>
          <w:lang w:eastAsia="en-IN"/>
        </w:rPr>
        <w:t xml:space="preserve"> </w:t>
      </w:r>
      <w:r w:rsidR="009570D2">
        <w:rPr>
          <w:lang w:eastAsia="en-IN"/>
        </w:rPr>
        <w:t>essence, such as a spirit</w:t>
      </w:r>
      <w:r w:rsidR="00E51364">
        <w:rPr>
          <w:lang w:eastAsia="en-IN"/>
        </w:rPr>
        <w:t xml:space="preserve"> or </w:t>
      </w:r>
      <w:r w:rsidR="009570D2">
        <w:rPr>
          <w:lang w:eastAsia="en-IN"/>
        </w:rPr>
        <w:t>soul</w:t>
      </w:r>
      <w:r w:rsidR="0099741C">
        <w:rPr>
          <w:lang w:eastAsia="en-IN"/>
        </w:rPr>
        <w:t xml:space="preserve"> in living beings</w:t>
      </w:r>
      <w:r w:rsidR="00982C85">
        <w:rPr>
          <w:lang w:eastAsia="en-IN"/>
        </w:rPr>
        <w:t>,</w:t>
      </w:r>
      <w:r w:rsidR="00AA3C3C">
        <w:rPr>
          <w:lang w:eastAsia="en-IN"/>
        </w:rPr>
        <w:t xml:space="preserve"> </w:t>
      </w:r>
      <w:r w:rsidR="0099741C">
        <w:rPr>
          <w:lang w:eastAsia="en-IN"/>
        </w:rPr>
        <w:t>that diff</w:t>
      </w:r>
      <w:r w:rsidR="006E3C7A">
        <w:rPr>
          <w:lang w:eastAsia="en-IN"/>
        </w:rPr>
        <w:t>erentiate</w:t>
      </w:r>
      <w:r w:rsidR="00FA7F29">
        <w:rPr>
          <w:lang w:eastAsia="en-IN"/>
        </w:rPr>
        <w:t>d</w:t>
      </w:r>
      <w:r w:rsidR="006E3C7A">
        <w:rPr>
          <w:lang w:eastAsia="en-IN"/>
        </w:rPr>
        <w:t xml:space="preserve"> us from the non-livin</w:t>
      </w:r>
      <w:r w:rsidR="00D43021">
        <w:rPr>
          <w:lang w:eastAsia="en-IN"/>
        </w:rPr>
        <w:t>g</w:t>
      </w:r>
      <w:r w:rsidR="002B79A6">
        <w:rPr>
          <w:lang w:eastAsia="en-IN"/>
        </w:rPr>
        <w:t xml:space="preserve">; </w:t>
      </w:r>
      <w:r w:rsidR="006A53B0" w:rsidRPr="006A53B0">
        <w:rPr>
          <w:lang w:eastAsia="en-IN"/>
        </w:rPr>
        <w:t xml:space="preserve">concepts </w:t>
      </w:r>
      <w:r w:rsidR="00DC6684">
        <w:rPr>
          <w:lang w:eastAsia="en-IN"/>
        </w:rPr>
        <w:t xml:space="preserve">that </w:t>
      </w:r>
      <w:r w:rsidR="006A53B0" w:rsidRPr="006A53B0">
        <w:rPr>
          <w:lang w:eastAsia="en-IN"/>
        </w:rPr>
        <w:t>appear</w:t>
      </w:r>
      <w:r w:rsidR="002B79A6">
        <w:rPr>
          <w:lang w:eastAsia="en-IN"/>
        </w:rPr>
        <w:t xml:space="preserve"> </w:t>
      </w:r>
      <w:r w:rsidR="006A53B0" w:rsidRPr="006A53B0">
        <w:rPr>
          <w:lang w:eastAsia="en-IN"/>
        </w:rPr>
        <w:t>throughout various religious and mythological texts.</w:t>
      </w:r>
      <w:r w:rsidR="006A53B0">
        <w:rPr>
          <w:lang w:eastAsia="en-IN"/>
        </w:rPr>
        <w:t xml:space="preserve"> </w:t>
      </w:r>
    </w:p>
    <w:p w14:paraId="35EE67F9" w14:textId="54E99FDA" w:rsidR="00D9767E" w:rsidRDefault="00FF6121" w:rsidP="00EC75AB">
      <w:pPr>
        <w:rPr>
          <w:lang w:eastAsia="en-IN"/>
        </w:rPr>
      </w:pPr>
      <w:r>
        <w:rPr>
          <w:lang w:eastAsia="en-IN"/>
        </w:rPr>
        <w:t>Early</w:t>
      </w:r>
      <w:r w:rsidR="00AA3C3C">
        <w:rPr>
          <w:lang w:eastAsia="en-IN"/>
        </w:rPr>
        <w:t xml:space="preserve"> </w:t>
      </w:r>
      <w:r w:rsidR="00841A95">
        <w:rPr>
          <w:lang w:eastAsia="en-IN"/>
        </w:rPr>
        <w:t xml:space="preserve">philosophers such as Plato and </w:t>
      </w:r>
      <w:r w:rsidR="004206E6">
        <w:rPr>
          <w:lang w:eastAsia="en-IN"/>
        </w:rPr>
        <w:t>Aristotle</w:t>
      </w:r>
      <w:r w:rsidR="002116F2">
        <w:rPr>
          <w:lang w:eastAsia="en-IN"/>
        </w:rPr>
        <w:t xml:space="preserve"> </w:t>
      </w:r>
      <w:r w:rsidR="000738FE">
        <w:rPr>
          <w:lang w:eastAsia="en-IN"/>
        </w:rPr>
        <w:t>too believed in the idea of a soul</w:t>
      </w:r>
      <w:r w:rsidR="00580B9A">
        <w:rPr>
          <w:lang w:eastAsia="en-IN"/>
        </w:rPr>
        <w:t>.</w:t>
      </w:r>
      <w:r w:rsidR="000C06AB">
        <w:rPr>
          <w:lang w:eastAsia="en-IN"/>
        </w:rPr>
        <w:t xml:space="preserve"> </w:t>
      </w:r>
      <w:proofErr w:type="gramStart"/>
      <w:r w:rsidR="00D9767E">
        <w:rPr>
          <w:lang w:eastAsia="en-IN"/>
        </w:rPr>
        <w:t>However</w:t>
      </w:r>
      <w:proofErr w:type="gramEnd"/>
      <w:r w:rsidR="00D9767E">
        <w:rPr>
          <w:lang w:eastAsia="en-IN"/>
        </w:rPr>
        <w:t xml:space="preserve"> Aristotle</w:t>
      </w:r>
      <w:r w:rsidR="00582E37">
        <w:rPr>
          <w:lang w:eastAsia="en-IN"/>
        </w:rPr>
        <w:t xml:space="preserve">’s idea of soul was not something that </w:t>
      </w:r>
      <w:r w:rsidR="00582E37">
        <w:rPr>
          <w:lang w:eastAsia="en-IN"/>
        </w:rPr>
        <w:t>that existed separately from the physical bod</w:t>
      </w:r>
      <w:r w:rsidR="002B79A6">
        <w:rPr>
          <w:lang w:eastAsia="en-IN"/>
        </w:rPr>
        <w:t>y</w:t>
      </w:r>
      <w:r w:rsidR="00582E37">
        <w:rPr>
          <w:lang w:eastAsia="en-IN"/>
        </w:rPr>
        <w:t>. H</w:t>
      </w:r>
      <w:r w:rsidR="00A97C07">
        <w:rPr>
          <w:lang w:eastAsia="en-IN"/>
        </w:rPr>
        <w:t>e defined</w:t>
      </w:r>
      <w:r w:rsidR="00D9767E">
        <w:rPr>
          <w:lang w:eastAsia="en-IN"/>
        </w:rPr>
        <w:t xml:space="preserve"> soul as the </w:t>
      </w:r>
      <w:r w:rsidR="00A97C07">
        <w:rPr>
          <w:lang w:eastAsia="en-IN"/>
        </w:rPr>
        <w:t>property</w:t>
      </w:r>
      <w:r w:rsidR="00D9767E">
        <w:rPr>
          <w:lang w:eastAsia="en-IN"/>
        </w:rPr>
        <w:t xml:space="preserve"> that enabled living beings to perform their functions</w:t>
      </w:r>
      <w:r w:rsidR="00894F65">
        <w:rPr>
          <w:lang w:eastAsia="en-IN"/>
        </w:rPr>
        <w:t xml:space="preserve">, such as nutritive faculty </w:t>
      </w:r>
      <w:r w:rsidR="0026617A">
        <w:rPr>
          <w:lang w:eastAsia="en-IN"/>
        </w:rPr>
        <w:t>in plants and rational faculty in humans.</w:t>
      </w:r>
    </w:p>
    <w:p w14:paraId="4248E1CD" w14:textId="5DD7AC00" w:rsidR="0099741C" w:rsidRDefault="00586544" w:rsidP="00EC75AB">
      <w:pPr>
        <w:rPr>
          <w:lang w:eastAsia="en-IN"/>
        </w:rPr>
      </w:pPr>
      <w:r>
        <w:rPr>
          <w:lang w:eastAsia="en-IN"/>
        </w:rPr>
        <w:t xml:space="preserve">But </w:t>
      </w:r>
      <w:r w:rsidR="00BC6BB8">
        <w:rPr>
          <w:lang w:eastAsia="en-IN"/>
        </w:rPr>
        <w:t>Aristotle’s</w:t>
      </w:r>
      <w:r w:rsidR="00D0172B">
        <w:rPr>
          <w:lang w:eastAsia="en-IN"/>
        </w:rPr>
        <w:t xml:space="preserve"> </w:t>
      </w:r>
      <w:r w:rsidR="008A4A0B">
        <w:rPr>
          <w:lang w:eastAsia="en-IN"/>
        </w:rPr>
        <w:t xml:space="preserve">idea of </w:t>
      </w:r>
      <w:r w:rsidR="00C01F47">
        <w:rPr>
          <w:lang w:eastAsia="en-IN"/>
        </w:rPr>
        <w:t xml:space="preserve">soul wasn’t something that existed separately from the physical </w:t>
      </w:r>
      <w:proofErr w:type="gramStart"/>
      <w:r w:rsidR="00C01F47">
        <w:rPr>
          <w:lang w:eastAsia="en-IN"/>
        </w:rPr>
        <w:t>body</w:t>
      </w:r>
      <w:r w:rsidR="00077CE9">
        <w:rPr>
          <w:lang w:eastAsia="en-IN"/>
        </w:rPr>
        <w:t>..</w:t>
      </w:r>
      <w:proofErr w:type="gramEnd"/>
      <w:r w:rsidR="00077CE9">
        <w:rPr>
          <w:lang w:eastAsia="en-IN"/>
        </w:rPr>
        <w:t xml:space="preserve"> </w:t>
      </w:r>
      <w:r w:rsidR="0054088F">
        <w:rPr>
          <w:lang w:eastAsia="en-IN"/>
        </w:rPr>
        <w:t xml:space="preserve">According to </w:t>
      </w:r>
      <w:r w:rsidR="00DD5FD1">
        <w:rPr>
          <w:lang w:eastAsia="en-IN"/>
        </w:rPr>
        <w:t>him, soul</w:t>
      </w:r>
      <w:r w:rsidR="0001688C">
        <w:rPr>
          <w:lang w:eastAsia="en-IN"/>
        </w:rPr>
        <w:t xml:space="preserve"> was a proper</w:t>
      </w:r>
      <w:r w:rsidR="00F3701F">
        <w:rPr>
          <w:lang w:eastAsia="en-IN"/>
        </w:rPr>
        <w:t xml:space="preserve">ty which </w:t>
      </w:r>
      <w:r w:rsidR="00055507">
        <w:rPr>
          <w:lang w:eastAsia="en-IN"/>
        </w:rPr>
        <w:t>enabled</w:t>
      </w:r>
      <w:r w:rsidR="0067622F">
        <w:rPr>
          <w:lang w:eastAsia="en-IN"/>
        </w:rPr>
        <w:t xml:space="preserve"> living beings </w:t>
      </w:r>
      <w:r w:rsidR="00BC5345">
        <w:rPr>
          <w:lang w:eastAsia="en-IN"/>
        </w:rPr>
        <w:t xml:space="preserve">to </w:t>
      </w:r>
      <w:r w:rsidR="00FA3B65">
        <w:rPr>
          <w:lang w:eastAsia="en-IN"/>
        </w:rPr>
        <w:t>perform</w:t>
      </w:r>
      <w:r w:rsidR="00BC6BB8">
        <w:rPr>
          <w:lang w:eastAsia="en-IN"/>
        </w:rPr>
        <w:t xml:space="preserve"> their functions.</w:t>
      </w:r>
      <w:r w:rsidR="000C0010">
        <w:rPr>
          <w:lang w:eastAsia="en-IN"/>
        </w:rPr>
        <w:t xml:space="preserve"> </w:t>
      </w:r>
      <w:r w:rsidR="00D059ED">
        <w:rPr>
          <w:lang w:eastAsia="en-IN"/>
        </w:rPr>
        <w:t xml:space="preserve">For example, </w:t>
      </w:r>
      <w:r w:rsidR="00597DE9">
        <w:rPr>
          <w:lang w:eastAsia="en-IN"/>
        </w:rPr>
        <w:t xml:space="preserve">in plants the </w:t>
      </w:r>
      <w:proofErr w:type="gramStart"/>
      <w:r w:rsidR="00597DE9">
        <w:rPr>
          <w:lang w:eastAsia="en-IN"/>
        </w:rPr>
        <w:t>soul..</w:t>
      </w:r>
      <w:proofErr w:type="gramEnd"/>
      <w:r w:rsidR="00597DE9">
        <w:rPr>
          <w:lang w:eastAsia="en-IN"/>
        </w:rPr>
        <w:t xml:space="preserve"> in </w:t>
      </w:r>
      <w:proofErr w:type="gramStart"/>
      <w:r w:rsidR="00597DE9">
        <w:rPr>
          <w:lang w:eastAsia="en-IN"/>
        </w:rPr>
        <w:t>animals..</w:t>
      </w:r>
      <w:proofErr w:type="gramEnd"/>
      <w:r w:rsidR="00597DE9">
        <w:rPr>
          <w:lang w:eastAsia="en-IN"/>
        </w:rPr>
        <w:t xml:space="preserve"> </w:t>
      </w:r>
    </w:p>
    <w:p w14:paraId="4248E1CE" w14:textId="77777777" w:rsidR="00F87A93" w:rsidRDefault="005178A5" w:rsidP="00A12433">
      <w:pPr>
        <w:rPr>
          <w:lang w:eastAsia="en-IN"/>
        </w:rPr>
      </w:pPr>
      <w:r>
        <w:rPr>
          <w:lang w:eastAsia="en-IN"/>
        </w:rPr>
        <w:t xml:space="preserve">Now, </w:t>
      </w:r>
      <w:r w:rsidR="00850BC6">
        <w:rPr>
          <w:lang w:eastAsia="en-IN"/>
        </w:rPr>
        <w:t>a</w:t>
      </w:r>
      <w:r w:rsidR="00F72472">
        <w:rPr>
          <w:lang w:eastAsia="en-IN"/>
        </w:rPr>
        <w:t xml:space="preserve">s science developed, </w:t>
      </w:r>
      <w:r w:rsidR="00CD555A">
        <w:rPr>
          <w:lang w:eastAsia="en-IN"/>
        </w:rPr>
        <w:t>biological advances/discoveries were made</w:t>
      </w:r>
      <w:r w:rsidR="00F72472">
        <w:rPr>
          <w:lang w:eastAsia="en-IN"/>
        </w:rPr>
        <w:t>, we</w:t>
      </w:r>
      <w:r w:rsidR="00357022">
        <w:rPr>
          <w:lang w:eastAsia="en-IN"/>
        </w:rPr>
        <w:t xml:space="preserve"> learnt more about the</w:t>
      </w:r>
      <w:r w:rsidR="00432702">
        <w:rPr>
          <w:lang w:eastAsia="en-IN"/>
        </w:rPr>
        <w:t xml:space="preserve"> </w:t>
      </w:r>
      <w:r w:rsidR="003D30BF">
        <w:rPr>
          <w:lang w:eastAsia="en-IN"/>
        </w:rPr>
        <w:t>mechanisms giving rise to life.</w:t>
      </w:r>
      <w:r w:rsidR="00721D8C">
        <w:rPr>
          <w:lang w:eastAsia="en-IN"/>
        </w:rPr>
        <w:t xml:space="preserve"> </w:t>
      </w:r>
      <w:r w:rsidR="003D30BF">
        <w:rPr>
          <w:lang w:eastAsia="en-IN"/>
        </w:rPr>
        <w:t xml:space="preserve"> A</w:t>
      </w:r>
      <w:r w:rsidR="00357022">
        <w:rPr>
          <w:lang w:eastAsia="en-IN"/>
        </w:rPr>
        <w:t>nd</w:t>
      </w:r>
      <w:r w:rsidR="00F72472">
        <w:rPr>
          <w:lang w:eastAsia="en-IN"/>
        </w:rPr>
        <w:t xml:space="preserve"> </w:t>
      </w:r>
      <w:r w:rsidR="002A763A">
        <w:rPr>
          <w:lang w:eastAsia="en-IN"/>
        </w:rPr>
        <w:t xml:space="preserve">the </w:t>
      </w:r>
      <w:r w:rsidR="0062306F">
        <w:rPr>
          <w:lang w:eastAsia="en-IN"/>
        </w:rPr>
        <w:t xml:space="preserve">current </w:t>
      </w:r>
      <w:r w:rsidR="002A763A">
        <w:rPr>
          <w:lang w:eastAsia="en-IN"/>
        </w:rPr>
        <w:t>conse</w:t>
      </w:r>
      <w:r w:rsidR="0047428D">
        <w:rPr>
          <w:lang w:eastAsia="en-IN"/>
        </w:rPr>
        <w:t xml:space="preserve">nsus of the scientific community is that </w:t>
      </w:r>
      <w:r w:rsidR="00203985">
        <w:rPr>
          <w:lang w:eastAsia="en-IN"/>
        </w:rPr>
        <w:t xml:space="preserve">the </w:t>
      </w:r>
      <w:r w:rsidR="0047428D">
        <w:rPr>
          <w:lang w:eastAsia="en-IN"/>
        </w:rPr>
        <w:t xml:space="preserve">evolution of matter, </w:t>
      </w:r>
      <w:r w:rsidR="004F212A">
        <w:rPr>
          <w:lang w:eastAsia="en-IN"/>
        </w:rPr>
        <w:t xml:space="preserve">or </w:t>
      </w:r>
      <w:r w:rsidR="0047428D">
        <w:rPr>
          <w:lang w:eastAsia="en-IN"/>
        </w:rPr>
        <w:t>incremental complexity</w:t>
      </w:r>
      <w:r w:rsidR="008A156A">
        <w:rPr>
          <w:lang w:eastAsia="en-IN"/>
        </w:rPr>
        <w:t xml:space="preserve"> in matter</w:t>
      </w:r>
      <w:r w:rsidR="0047428D">
        <w:rPr>
          <w:lang w:eastAsia="en-IN"/>
        </w:rPr>
        <w:t xml:space="preserve">, </w:t>
      </w:r>
      <w:r w:rsidR="00B46475">
        <w:rPr>
          <w:lang w:eastAsia="en-IN"/>
        </w:rPr>
        <w:t xml:space="preserve">leads to the creation of </w:t>
      </w:r>
      <w:proofErr w:type="gramStart"/>
      <w:r w:rsidR="00B46475">
        <w:rPr>
          <w:lang w:eastAsia="en-IN"/>
        </w:rPr>
        <w:t>life..</w:t>
      </w:r>
      <w:proofErr w:type="gramEnd"/>
      <w:r w:rsidR="0047428D">
        <w:rPr>
          <w:lang w:eastAsia="en-IN"/>
        </w:rPr>
        <w:t xml:space="preserve"> </w:t>
      </w:r>
    </w:p>
    <w:p w14:paraId="4248E1CF" w14:textId="3FD4CD63" w:rsidR="004C3CED" w:rsidRDefault="00D517E5" w:rsidP="00A12433">
      <w:pPr>
        <w:rPr>
          <w:lang w:eastAsia="en-IN"/>
        </w:rPr>
      </w:pPr>
      <w:r>
        <w:rPr>
          <w:lang w:eastAsia="en-IN"/>
        </w:rPr>
        <w:t xml:space="preserve">With </w:t>
      </w:r>
      <w:r w:rsidR="001F61C0">
        <w:rPr>
          <w:lang w:eastAsia="en-IN"/>
        </w:rPr>
        <w:t>these learnings</w:t>
      </w:r>
      <w:r>
        <w:rPr>
          <w:lang w:eastAsia="en-IN"/>
        </w:rPr>
        <w:t xml:space="preserve">, </w:t>
      </w:r>
      <w:r w:rsidR="00546758">
        <w:rPr>
          <w:lang w:eastAsia="en-IN"/>
        </w:rPr>
        <w:t>‘</w:t>
      </w:r>
      <w:r>
        <w:rPr>
          <w:lang w:eastAsia="en-IN"/>
        </w:rPr>
        <w:t>life</w:t>
      </w:r>
      <w:r w:rsidR="001961D8">
        <w:rPr>
          <w:lang w:eastAsia="en-IN"/>
        </w:rPr>
        <w:t>’</w:t>
      </w:r>
      <w:r w:rsidR="00546758">
        <w:rPr>
          <w:lang w:eastAsia="en-IN"/>
        </w:rPr>
        <w:t xml:space="preserve"> is described as</w:t>
      </w:r>
      <w:r w:rsidR="001F6670">
        <w:rPr>
          <w:lang w:eastAsia="en-IN"/>
        </w:rPr>
        <w:t>:</w:t>
      </w:r>
      <w:r w:rsidR="00F90226">
        <w:rPr>
          <w:lang w:eastAsia="en-IN"/>
        </w:rPr>
        <w:t xml:space="preserve"> </w:t>
      </w:r>
      <w:r w:rsidR="00F72472">
        <w:rPr>
          <w:lang w:eastAsia="en-IN"/>
        </w:rPr>
        <w:t>complex systems which grow,</w:t>
      </w:r>
      <w:r w:rsidR="00DD134F">
        <w:rPr>
          <w:lang w:eastAsia="en-IN"/>
        </w:rPr>
        <w:t xml:space="preserve"> reproduce,</w:t>
      </w:r>
      <w:r w:rsidR="00F72472">
        <w:rPr>
          <w:lang w:eastAsia="en-IN"/>
        </w:rPr>
        <w:t xml:space="preserve"> </w:t>
      </w:r>
      <w:r w:rsidR="001C3510">
        <w:rPr>
          <w:lang w:eastAsia="en-IN"/>
        </w:rPr>
        <w:t>respond to stim</w:t>
      </w:r>
      <w:r w:rsidR="00DD134F">
        <w:rPr>
          <w:lang w:eastAsia="en-IN"/>
        </w:rPr>
        <w:t xml:space="preserve">uli, </w:t>
      </w:r>
      <w:r w:rsidR="00243584">
        <w:rPr>
          <w:lang w:eastAsia="en-IN"/>
        </w:rPr>
        <w:t xml:space="preserve">have metabolism, </w:t>
      </w:r>
      <w:r w:rsidR="00F72472">
        <w:rPr>
          <w:lang w:eastAsia="en-IN"/>
        </w:rPr>
        <w:t>survive,</w:t>
      </w:r>
      <w:r w:rsidR="00DD134F">
        <w:rPr>
          <w:lang w:eastAsia="en-IN"/>
        </w:rPr>
        <w:t xml:space="preserve"> </w:t>
      </w:r>
      <w:r w:rsidR="00331CEA">
        <w:rPr>
          <w:lang w:eastAsia="en-IN"/>
        </w:rPr>
        <w:t xml:space="preserve">and </w:t>
      </w:r>
      <w:proofErr w:type="gramStart"/>
      <w:r w:rsidR="00A5377B">
        <w:rPr>
          <w:lang w:eastAsia="en-IN"/>
        </w:rPr>
        <w:t>evolve</w:t>
      </w:r>
      <w:r w:rsidR="001F6670">
        <w:rPr>
          <w:lang w:eastAsia="en-IN"/>
        </w:rPr>
        <w:t>.</w:t>
      </w:r>
      <w:r w:rsidR="002F726F">
        <w:rPr>
          <w:lang w:eastAsia="en-IN"/>
        </w:rPr>
        <w:t>.</w:t>
      </w:r>
      <w:proofErr w:type="gramEnd"/>
      <w:r w:rsidR="002F726F">
        <w:rPr>
          <w:lang w:eastAsia="en-IN"/>
        </w:rPr>
        <w:t xml:space="preserve"> </w:t>
      </w:r>
      <w:r w:rsidR="008E5716">
        <w:rPr>
          <w:lang w:eastAsia="en-IN"/>
        </w:rPr>
        <w:t>But do these f</w:t>
      </w:r>
      <w:r w:rsidR="00735474">
        <w:rPr>
          <w:lang w:eastAsia="en-IN"/>
        </w:rPr>
        <w:t>unctions</w:t>
      </w:r>
      <w:r w:rsidR="001442A2">
        <w:rPr>
          <w:lang w:eastAsia="en-IN"/>
        </w:rPr>
        <w:t xml:space="preserve"> explain </w:t>
      </w:r>
      <w:r w:rsidR="00705E2D">
        <w:rPr>
          <w:lang w:eastAsia="en-IN"/>
        </w:rPr>
        <w:t>our lives</w:t>
      </w:r>
      <w:r w:rsidR="001442A2">
        <w:rPr>
          <w:lang w:eastAsia="en-IN"/>
        </w:rPr>
        <w:t xml:space="preserve"> completely</w:t>
      </w:r>
      <w:r w:rsidR="00BE545E">
        <w:rPr>
          <w:lang w:eastAsia="en-IN"/>
        </w:rPr>
        <w:t xml:space="preserve">? </w:t>
      </w:r>
      <w:del w:id="2" w:author="Upasana" w:date="2020-05-28T20:36:00Z">
        <w:r w:rsidR="00BE545E" w:rsidDel="004C3CED">
          <w:rPr>
            <w:lang w:eastAsia="en-IN"/>
          </w:rPr>
          <w:delText xml:space="preserve">Or is there </w:delText>
        </w:r>
        <w:r w:rsidR="0067398F" w:rsidDel="004C3CED">
          <w:rPr>
            <w:lang w:eastAsia="en-IN"/>
          </w:rPr>
          <w:delText>something</w:delText>
        </w:r>
        <w:r w:rsidR="001102E9" w:rsidDel="004C3CED">
          <w:rPr>
            <w:lang w:eastAsia="en-IN"/>
          </w:rPr>
          <w:delText xml:space="preserve"> more</w:delText>
        </w:r>
        <w:r w:rsidR="00CF6BDB" w:rsidDel="004C3CED">
          <w:rPr>
            <w:lang w:eastAsia="en-IN"/>
          </w:rPr>
          <w:delText xml:space="preserve">? </w:delText>
        </w:r>
      </w:del>
    </w:p>
    <w:p w14:paraId="4248E1D0" w14:textId="77777777" w:rsidR="004C3CED" w:rsidRDefault="004C3CED" w:rsidP="00A12433">
      <w:pPr>
        <w:rPr>
          <w:lang w:eastAsia="en-IN"/>
        </w:rPr>
      </w:pPr>
      <w:r>
        <w:rPr>
          <w:lang w:eastAsia="en-IN"/>
        </w:rPr>
        <w:t xml:space="preserve">For instance, </w:t>
      </w:r>
      <w:r w:rsidR="00891977">
        <w:rPr>
          <w:lang w:eastAsia="en-IN"/>
        </w:rPr>
        <w:t>think of a c</w:t>
      </w:r>
      <w:r>
        <w:rPr>
          <w:lang w:eastAsia="en-IN"/>
        </w:rPr>
        <w:t xml:space="preserve">omputer </w:t>
      </w:r>
      <w:r w:rsidR="00891977">
        <w:rPr>
          <w:lang w:eastAsia="en-IN"/>
        </w:rPr>
        <w:t>program</w:t>
      </w:r>
      <w:r>
        <w:rPr>
          <w:lang w:eastAsia="en-IN"/>
        </w:rPr>
        <w:t xml:space="preserve"> perform</w:t>
      </w:r>
      <w:r w:rsidR="00891977">
        <w:rPr>
          <w:lang w:eastAsia="en-IN"/>
        </w:rPr>
        <w:t>ing</w:t>
      </w:r>
      <w:r>
        <w:rPr>
          <w:lang w:eastAsia="en-IN"/>
        </w:rPr>
        <w:t xml:space="preserve"> </w:t>
      </w:r>
      <w:r w:rsidR="00891977">
        <w:rPr>
          <w:lang w:eastAsia="en-IN"/>
        </w:rPr>
        <w:t>a function</w:t>
      </w:r>
      <w:r w:rsidR="002D6B46">
        <w:rPr>
          <w:lang w:eastAsia="en-IN"/>
        </w:rPr>
        <w:t>.</w:t>
      </w:r>
      <w:r>
        <w:rPr>
          <w:lang w:eastAsia="en-IN"/>
        </w:rPr>
        <w:t xml:space="preserve"> </w:t>
      </w:r>
      <w:r w:rsidR="002D6B46">
        <w:rPr>
          <w:lang w:eastAsia="en-IN"/>
        </w:rPr>
        <w:t>It does not have any understanding of what it is doing</w:t>
      </w:r>
      <w:r>
        <w:rPr>
          <w:lang w:eastAsia="en-IN"/>
        </w:rPr>
        <w:t xml:space="preserve">. It is the human user who gives meaning to the functions performed by the computer. Similarly, our lives have meaning because all of these biological functions are accompanied by a </w:t>
      </w:r>
      <w:r w:rsidR="009A1D1C">
        <w:rPr>
          <w:lang w:eastAsia="en-IN"/>
        </w:rPr>
        <w:t>subjective</w:t>
      </w:r>
      <w:r w:rsidR="00C041B0">
        <w:rPr>
          <w:lang w:eastAsia="en-IN"/>
        </w:rPr>
        <w:t xml:space="preserve"> </w:t>
      </w:r>
      <w:r>
        <w:rPr>
          <w:lang w:eastAsia="en-IN"/>
        </w:rPr>
        <w:t>experience.</w:t>
      </w:r>
    </w:p>
    <w:p w14:paraId="4248E1D1" w14:textId="77777777" w:rsidR="000354A1" w:rsidDel="004C3CED" w:rsidRDefault="00340970" w:rsidP="00A12433">
      <w:pPr>
        <w:rPr>
          <w:del w:id="3" w:author="Upasana" w:date="2020-05-28T20:36:00Z"/>
          <w:lang w:eastAsia="en-IN"/>
        </w:rPr>
      </w:pPr>
      <w:del w:id="4" w:author="Upasana" w:date="2020-05-28T20:36:00Z">
        <w:r w:rsidDel="004C3CED">
          <w:rPr>
            <w:lang w:eastAsia="en-IN"/>
          </w:rPr>
          <w:delText>The answer</w:delText>
        </w:r>
        <w:r w:rsidR="00D31CDF" w:rsidDel="004C3CED">
          <w:rPr>
            <w:lang w:eastAsia="en-IN"/>
          </w:rPr>
          <w:delText xml:space="preserve"> </w:delText>
        </w:r>
        <w:r w:rsidR="00711F8C" w:rsidDel="004C3CED">
          <w:rPr>
            <w:lang w:eastAsia="en-IN"/>
          </w:rPr>
          <w:delText xml:space="preserve">seems to be </w:delText>
        </w:r>
        <w:r w:rsidR="00D31CDF" w:rsidDel="004C3CED">
          <w:rPr>
            <w:lang w:eastAsia="en-IN"/>
          </w:rPr>
          <w:delText>self-in</w:delText>
        </w:r>
        <w:r w:rsidDel="004C3CED">
          <w:rPr>
            <w:lang w:eastAsia="en-IN"/>
          </w:rPr>
          <w:delText>timating.. As Rene Descartes said,</w:delText>
        </w:r>
        <w:r w:rsidR="00AF1DE4" w:rsidDel="004C3CED">
          <w:rPr>
            <w:lang w:eastAsia="en-IN"/>
          </w:rPr>
          <w:delText xml:space="preserve"> </w:delText>
        </w:r>
        <w:r w:rsidDel="004C3CED">
          <w:rPr>
            <w:lang w:eastAsia="en-IN"/>
          </w:rPr>
          <w:delText>”I think, therefore I am.” So</w:delText>
        </w:r>
        <w:r w:rsidR="00082FA2" w:rsidDel="004C3CED">
          <w:rPr>
            <w:lang w:eastAsia="en-IN"/>
          </w:rPr>
          <w:delText>,</w:delText>
        </w:r>
        <w:r w:rsidDel="004C3CED">
          <w:rPr>
            <w:lang w:eastAsia="en-IN"/>
          </w:rPr>
          <w:delText xml:space="preserve"> where does the thinking </w:delText>
        </w:r>
        <w:r w:rsidR="00E836B3" w:rsidDel="004C3CED">
          <w:rPr>
            <w:lang w:eastAsia="en-IN"/>
          </w:rPr>
          <w:delText>faculty</w:delText>
        </w:r>
        <w:r w:rsidR="00DD3F49" w:rsidDel="004C3CED">
          <w:rPr>
            <w:lang w:eastAsia="en-IN"/>
          </w:rPr>
          <w:delText xml:space="preserve"> &amp; more importantly, my subjective experience fit in?</w:delText>
        </w:r>
        <w:r w:rsidR="007B7F91" w:rsidDel="004C3CED">
          <w:rPr>
            <w:lang w:eastAsia="en-IN"/>
          </w:rPr>
          <w:delText xml:space="preserve"> </w:delText>
        </w:r>
      </w:del>
    </w:p>
    <w:p w14:paraId="4248E1D2" w14:textId="77777777" w:rsidR="00B05252" w:rsidDel="00141A27" w:rsidRDefault="003031E2" w:rsidP="00A12433">
      <w:pPr>
        <w:rPr>
          <w:del w:id="5" w:author="Upasana" w:date="2020-05-25T11:47:00Z"/>
          <w:lang w:eastAsia="en-IN"/>
        </w:rPr>
      </w:pPr>
      <w:del w:id="6" w:author="Upasana" w:date="2020-05-25T11:47:00Z">
        <w:r w:rsidDel="00141A27">
          <w:rPr>
            <w:lang w:eastAsia="en-IN"/>
          </w:rPr>
          <w:delText>These observations lead us to the Mind-Bod</w:delText>
        </w:r>
        <w:r w:rsidR="00B05252" w:rsidDel="00141A27">
          <w:rPr>
            <w:lang w:eastAsia="en-IN"/>
          </w:rPr>
          <w:delText>y problem.</w:delText>
        </w:r>
        <w:r w:rsidDel="00141A27">
          <w:rPr>
            <w:lang w:eastAsia="en-IN"/>
          </w:rPr>
          <w:delText xml:space="preserve"> </w:delText>
        </w:r>
        <w:r w:rsidR="00B05252" w:rsidDel="00141A27">
          <w:rPr>
            <w:lang w:eastAsia="en-IN"/>
          </w:rPr>
          <w:delText xml:space="preserve">Can the physical functioning of the brain, such as the firing of neurons, explain our mental states? One way to think about this would be.. Computer systems can perform human-like computations/decision-making, without knowing what they are doing. The human user is the one who gives meaning to the computations performed by the computer. This sense of understanding/meaning, seems to be separate from the physical functioning of the brain. </w:delText>
        </w:r>
      </w:del>
    </w:p>
    <w:p w14:paraId="4248E1D3" w14:textId="77777777" w:rsidR="00141A27" w:rsidDel="0017000C" w:rsidRDefault="00141A27" w:rsidP="00A12433">
      <w:pPr>
        <w:rPr>
          <w:del w:id="7" w:author="Upasana" w:date="2020-05-28T20:36:00Z"/>
          <w:lang w:eastAsia="en-IN"/>
        </w:rPr>
      </w:pPr>
      <w:del w:id="8" w:author="Upasana" w:date="2020-05-28T20:36:00Z">
        <w:r w:rsidDel="0017000C">
          <w:rPr>
            <w:lang w:eastAsia="en-IN"/>
          </w:rPr>
          <w:delText xml:space="preserve">**Another example of this is how physical processes in the brain, seem to generate conscious experiences in the mind.. for example, what really happens when we see the color blue? We know that the light falls on our eyes, special receptor cells in eyes convert these to signals, which are then sent to the brain.. the brain processes this into information. </w:delText>
        </w:r>
        <w:r w:rsidR="000A57DC" w:rsidDel="0017000C">
          <w:rPr>
            <w:lang w:eastAsia="en-IN"/>
          </w:rPr>
          <w:delText xml:space="preserve">Now, </w:delText>
        </w:r>
        <w:r w:rsidR="00426834" w:rsidDel="0017000C">
          <w:rPr>
            <w:lang w:eastAsia="en-IN"/>
          </w:rPr>
          <w:delText>h</w:delText>
        </w:r>
        <w:r w:rsidDel="0017000C">
          <w:rPr>
            <w:lang w:eastAsia="en-IN"/>
          </w:rPr>
          <w:delText>ow does this physical process</w:delText>
        </w:r>
        <w:r w:rsidR="006C6404" w:rsidDel="0017000C">
          <w:rPr>
            <w:lang w:eastAsia="en-IN"/>
          </w:rPr>
          <w:delText xml:space="preserve"> give rise to the </w:delText>
        </w:r>
        <w:r w:rsidR="00920439" w:rsidDel="0017000C">
          <w:rPr>
            <w:lang w:eastAsia="en-IN"/>
          </w:rPr>
          <w:delText xml:space="preserve">feeling/thought </w:delText>
        </w:r>
        <w:r w:rsidR="00310C12" w:rsidDel="0017000C">
          <w:rPr>
            <w:lang w:eastAsia="en-IN"/>
          </w:rPr>
          <w:delText xml:space="preserve">of “I see blue”, </w:delText>
        </w:r>
        <w:r w:rsidR="00920439" w:rsidDel="0017000C">
          <w:rPr>
            <w:lang w:eastAsia="en-IN"/>
          </w:rPr>
          <w:delText xml:space="preserve">in </w:delText>
        </w:r>
        <w:r w:rsidDel="0017000C">
          <w:rPr>
            <w:lang w:eastAsia="en-IN"/>
          </w:rPr>
          <w:delText>our mind</w:delText>
        </w:r>
        <w:r w:rsidR="00525648" w:rsidDel="0017000C">
          <w:rPr>
            <w:lang w:eastAsia="en-IN"/>
          </w:rPr>
          <w:delText>s</w:delText>
        </w:r>
        <w:r w:rsidDel="0017000C">
          <w:rPr>
            <w:lang w:eastAsia="en-IN"/>
          </w:rPr>
          <w:delText>?</w:delText>
        </w:r>
      </w:del>
    </w:p>
    <w:p w14:paraId="4248E1D4" w14:textId="77777777" w:rsidR="003031E2" w:rsidRPr="003031E2" w:rsidDel="00141A27" w:rsidRDefault="00B05252" w:rsidP="00A12433">
      <w:pPr>
        <w:rPr>
          <w:del w:id="9" w:author="Upasana" w:date="2020-05-25T11:47:00Z"/>
          <w:lang w:eastAsia="en-IN"/>
        </w:rPr>
      </w:pPr>
      <w:del w:id="10" w:author="Upasana" w:date="2020-05-25T11:47:00Z">
        <w:r w:rsidDel="00141A27">
          <w:rPr>
            <w:lang w:eastAsia="en-IN"/>
          </w:rPr>
          <w:delText xml:space="preserve">The mind-body problem was </w:delText>
        </w:r>
        <w:r w:rsidR="003031E2" w:rsidDel="00141A27">
          <w:rPr>
            <w:lang w:eastAsia="en-IN"/>
          </w:rPr>
          <w:delText xml:space="preserve">studied extensively by Descartes. He believed that the mental states are fundamentally different from the objective physical states, and hence, there is a need for a separate entity of mind. </w:delText>
        </w:r>
      </w:del>
    </w:p>
    <w:p w14:paraId="4248E1D5" w14:textId="77777777" w:rsidR="00784371" w:rsidDel="00141A27" w:rsidRDefault="00B05252" w:rsidP="00953FB4">
      <w:pPr>
        <w:rPr>
          <w:del w:id="11" w:author="Upasana" w:date="2020-05-25T11:47:00Z"/>
          <w:lang w:eastAsia="en-IN"/>
        </w:rPr>
      </w:pPr>
      <w:del w:id="12" w:author="Upasana" w:date="2020-05-25T11:47:00Z">
        <w:r w:rsidDel="00141A27">
          <w:rPr>
            <w:lang w:eastAsia="en-IN"/>
          </w:rPr>
          <w:delText xml:space="preserve"> </w:delText>
        </w:r>
        <w:r w:rsidR="00704D57" w:rsidDel="00141A27">
          <w:rPr>
            <w:lang w:eastAsia="en-IN"/>
          </w:rPr>
          <w:delText>(</w:delText>
        </w:r>
        <w:r w:rsidR="00283C95" w:rsidDel="00141A27">
          <w:rPr>
            <w:lang w:eastAsia="en-IN"/>
          </w:rPr>
          <w:delText>In 1980, John Searle proposed the “Chinese ro</w:delText>
        </w:r>
        <w:r w:rsidR="006A2C07" w:rsidDel="00141A27">
          <w:rPr>
            <w:lang w:eastAsia="en-IN"/>
          </w:rPr>
          <w:delText>o</w:delText>
        </w:r>
        <w:r w:rsidR="00283C95" w:rsidDel="00141A27">
          <w:rPr>
            <w:lang w:eastAsia="en-IN"/>
          </w:rPr>
          <w:delText>m”</w:delText>
        </w:r>
        <w:r w:rsidR="0037411A" w:rsidDel="00141A27">
          <w:rPr>
            <w:lang w:eastAsia="en-IN"/>
          </w:rPr>
          <w:delText xml:space="preserve"> thought experiment, </w:delText>
        </w:r>
        <w:r w:rsidR="00692B55" w:rsidDel="00141A27">
          <w:rPr>
            <w:lang w:eastAsia="en-IN"/>
          </w:rPr>
          <w:delText>where</w:delText>
        </w:r>
        <w:r w:rsidR="00DC4C52" w:rsidDel="00141A27">
          <w:rPr>
            <w:lang w:eastAsia="en-IN"/>
          </w:rPr>
          <w:delText xml:space="preserve"> he imagines himself in a room, with a Chinese person in the next room. They talk to each other by </w:delText>
        </w:r>
        <w:r w:rsidR="009F6D26" w:rsidDel="00141A27">
          <w:rPr>
            <w:lang w:eastAsia="en-IN"/>
          </w:rPr>
          <w:delText xml:space="preserve">slipping notes under the door. </w:delText>
        </w:r>
        <w:r w:rsidR="007D5720" w:rsidDel="00141A27">
          <w:rPr>
            <w:lang w:eastAsia="en-IN"/>
          </w:rPr>
          <w:delText>Although he doesn’t know Chinese, he uses a computer program capable of giving the appropriate responses.</w:delText>
        </w:r>
        <w:r w:rsidR="00283C95" w:rsidDel="00141A27">
          <w:rPr>
            <w:lang w:eastAsia="en-IN"/>
          </w:rPr>
          <w:delText xml:space="preserve">) </w:delText>
        </w:r>
      </w:del>
    </w:p>
    <w:p w14:paraId="4248E1D6" w14:textId="77777777" w:rsidR="00CE51D5" w:rsidRDefault="00BD340F" w:rsidP="00C65523">
      <w:pPr>
        <w:rPr>
          <w:lang w:eastAsia="en-IN"/>
        </w:rPr>
      </w:pPr>
      <w:r>
        <w:rPr>
          <w:lang w:eastAsia="en-IN"/>
        </w:rPr>
        <w:t>So</w:t>
      </w:r>
      <w:r w:rsidR="00530B26">
        <w:rPr>
          <w:lang w:eastAsia="en-IN"/>
        </w:rPr>
        <w:t xml:space="preserve"> where does my </w:t>
      </w:r>
      <w:r w:rsidR="002E2BB2">
        <w:rPr>
          <w:lang w:eastAsia="en-IN"/>
        </w:rPr>
        <w:t>subjective</w:t>
      </w:r>
      <w:r w:rsidR="00530B26">
        <w:rPr>
          <w:lang w:eastAsia="en-IN"/>
        </w:rPr>
        <w:t xml:space="preserve"> experience </w:t>
      </w:r>
      <w:r w:rsidR="00CF26B7">
        <w:rPr>
          <w:lang w:eastAsia="en-IN"/>
        </w:rPr>
        <w:t>fit in</w:t>
      </w:r>
      <w:r w:rsidR="00530B26">
        <w:rPr>
          <w:lang w:eastAsia="en-IN"/>
        </w:rPr>
        <w:t xml:space="preserve">? </w:t>
      </w:r>
      <w:r w:rsidR="00CF26B7">
        <w:rPr>
          <w:lang w:eastAsia="en-IN"/>
        </w:rPr>
        <w:t xml:space="preserve">Can it be reduced to the physical functions of the brain? </w:t>
      </w:r>
      <w:del w:id="13" w:author="Upasana" w:date="2020-05-29T20:37:00Z">
        <w:r w:rsidR="0017000C" w:rsidRPr="0017000C" w:rsidDel="00CB00BA">
          <w:rPr>
            <w:lang w:eastAsia="en-IN"/>
          </w:rPr>
          <w:delText>Th</w:delText>
        </w:r>
        <w:r w:rsidR="00530B26" w:rsidDel="00CB00BA">
          <w:rPr>
            <w:lang w:eastAsia="en-IN"/>
          </w:rPr>
          <w:delText xml:space="preserve">is question </w:delText>
        </w:r>
        <w:r w:rsidR="0017000C" w:rsidRPr="0017000C" w:rsidDel="00CB00BA">
          <w:rPr>
            <w:lang w:eastAsia="en-IN"/>
          </w:rPr>
          <w:delText>lead</w:delText>
        </w:r>
        <w:r w:rsidR="00530B26" w:rsidDel="00CB00BA">
          <w:rPr>
            <w:lang w:eastAsia="en-IN"/>
          </w:rPr>
          <w:delText>s</w:delText>
        </w:r>
        <w:r w:rsidR="0017000C" w:rsidRPr="0017000C" w:rsidDel="00CB00BA">
          <w:rPr>
            <w:lang w:eastAsia="en-IN"/>
          </w:rPr>
          <w:delText xml:space="preserve"> us to</w:delText>
        </w:r>
        <w:r w:rsidR="00EA3D4B" w:rsidDel="00CB00BA">
          <w:rPr>
            <w:lang w:eastAsia="en-IN"/>
          </w:rPr>
          <w:delText xml:space="preserve"> what is called the</w:delText>
        </w:r>
        <w:r w:rsidR="0017000C" w:rsidRPr="0017000C" w:rsidDel="00CB00BA">
          <w:rPr>
            <w:lang w:eastAsia="en-IN"/>
          </w:rPr>
          <w:delText xml:space="preserve"> Mind-Body problem. </w:delText>
        </w:r>
      </w:del>
    </w:p>
    <w:p w14:paraId="4248E1D7" w14:textId="2D00F4FA" w:rsidR="00BD599E" w:rsidRDefault="00ED5A8D" w:rsidP="00C65523">
      <w:pPr>
        <w:rPr>
          <w:lang w:eastAsia="en-IN"/>
        </w:rPr>
      </w:pPr>
      <w:r>
        <w:rPr>
          <w:lang w:eastAsia="en-IN"/>
        </w:rPr>
        <w:t>Let</w:t>
      </w:r>
      <w:r w:rsidR="00B03281">
        <w:rPr>
          <w:lang w:eastAsia="en-IN"/>
        </w:rPr>
        <w:t>’</w:t>
      </w:r>
      <w:r>
        <w:rPr>
          <w:lang w:eastAsia="en-IN"/>
        </w:rPr>
        <w:t xml:space="preserve">s do a simple thought experiment. </w:t>
      </w:r>
      <w:r w:rsidR="0012584A">
        <w:rPr>
          <w:lang w:eastAsia="en-IN"/>
        </w:rPr>
        <w:t xml:space="preserve">Imagine </w:t>
      </w:r>
      <w:r w:rsidR="00BD599E" w:rsidRPr="00BD599E">
        <w:rPr>
          <w:lang w:eastAsia="en-IN"/>
        </w:rPr>
        <w:t xml:space="preserve">a </w:t>
      </w:r>
      <w:r w:rsidR="00BD599E">
        <w:rPr>
          <w:lang w:eastAsia="en-IN"/>
        </w:rPr>
        <w:t xml:space="preserve">brilliant </w:t>
      </w:r>
      <w:r w:rsidR="00BD599E" w:rsidRPr="00BD599E">
        <w:rPr>
          <w:lang w:eastAsia="en-IN"/>
        </w:rPr>
        <w:t>neuroscientist</w:t>
      </w:r>
      <w:r>
        <w:rPr>
          <w:lang w:eastAsia="en-IN"/>
        </w:rPr>
        <w:t>, Mary</w:t>
      </w:r>
      <w:r w:rsidR="00D15736">
        <w:rPr>
          <w:lang w:eastAsia="en-IN"/>
        </w:rPr>
        <w:t>,</w:t>
      </w:r>
      <w:r w:rsidR="00BD599E" w:rsidRPr="00BD599E">
        <w:rPr>
          <w:lang w:eastAsia="en-IN"/>
        </w:rPr>
        <w:t xml:space="preserve"> who has </w:t>
      </w:r>
      <w:r w:rsidR="002438FB">
        <w:rPr>
          <w:lang w:eastAsia="en-IN"/>
        </w:rPr>
        <w:t xml:space="preserve">spent her entire life in a black and white room. </w:t>
      </w:r>
      <w:r w:rsidR="00B03281">
        <w:rPr>
          <w:lang w:eastAsia="en-IN"/>
        </w:rPr>
        <w:t>S</w:t>
      </w:r>
      <w:r w:rsidR="002438FB">
        <w:rPr>
          <w:lang w:eastAsia="en-IN"/>
        </w:rPr>
        <w:t>he has only ever seen black and white things</w:t>
      </w:r>
      <w:r w:rsidR="00B03281">
        <w:rPr>
          <w:lang w:eastAsia="en-IN"/>
        </w:rPr>
        <w:t xml:space="preserve"> all her life. </w:t>
      </w:r>
      <w:r w:rsidR="00183D67">
        <w:rPr>
          <w:lang w:eastAsia="en-IN"/>
        </w:rPr>
        <w:t>However,</w:t>
      </w:r>
      <w:r w:rsidR="002438FB">
        <w:rPr>
          <w:lang w:eastAsia="en-IN"/>
        </w:rPr>
        <w:t xml:space="preserve"> </w:t>
      </w:r>
      <w:r w:rsidR="00BD599E" w:rsidRPr="00BD599E">
        <w:rPr>
          <w:lang w:eastAsia="en-IN"/>
        </w:rPr>
        <w:t xml:space="preserve">she </w:t>
      </w:r>
      <w:r w:rsidR="00B03281">
        <w:rPr>
          <w:lang w:eastAsia="en-IN"/>
        </w:rPr>
        <w:t>studies to become</w:t>
      </w:r>
      <w:r w:rsidR="00BD599E" w:rsidRPr="00BD599E">
        <w:rPr>
          <w:lang w:eastAsia="en-IN"/>
        </w:rPr>
        <w:t xml:space="preserve"> an expert in </w:t>
      </w:r>
      <w:proofErr w:type="spellStart"/>
      <w:r w:rsidR="00BD599E" w:rsidRPr="00BD599E">
        <w:rPr>
          <w:lang w:eastAsia="en-IN"/>
        </w:rPr>
        <w:t>color</w:t>
      </w:r>
      <w:proofErr w:type="spellEnd"/>
      <w:r w:rsidR="00BD599E" w:rsidRPr="00BD599E">
        <w:rPr>
          <w:lang w:eastAsia="en-IN"/>
        </w:rPr>
        <w:t xml:space="preserve"> </w:t>
      </w:r>
      <w:proofErr w:type="gramStart"/>
      <w:r w:rsidR="00BD599E" w:rsidRPr="00BD599E">
        <w:rPr>
          <w:lang w:eastAsia="en-IN"/>
        </w:rPr>
        <w:t>vision</w:t>
      </w:r>
      <w:r w:rsidR="00211BFA">
        <w:rPr>
          <w:lang w:eastAsia="en-IN"/>
        </w:rPr>
        <w:t>,</w:t>
      </w:r>
      <w:r w:rsidR="00BD599E" w:rsidRPr="00BD599E">
        <w:rPr>
          <w:lang w:eastAsia="en-IN"/>
        </w:rPr>
        <w:t xml:space="preserve"> and</w:t>
      </w:r>
      <w:proofErr w:type="gramEnd"/>
      <w:r w:rsidR="00BD599E" w:rsidRPr="00BD599E">
        <w:rPr>
          <w:lang w:eastAsia="en-IN"/>
        </w:rPr>
        <w:t xml:space="preserve"> </w:t>
      </w:r>
      <w:r w:rsidR="00183D67">
        <w:rPr>
          <w:lang w:eastAsia="en-IN"/>
        </w:rPr>
        <w:t>learns</w:t>
      </w:r>
      <w:r w:rsidR="00BD599E" w:rsidRPr="00BD599E">
        <w:rPr>
          <w:lang w:eastAsia="en-IN"/>
        </w:rPr>
        <w:t xml:space="preserve"> everything about its physics and biology. If, one day, she </w:t>
      </w:r>
      <w:r w:rsidR="00B67AE2">
        <w:rPr>
          <w:lang w:eastAsia="en-IN"/>
        </w:rPr>
        <w:t xml:space="preserve">is released from this room, </w:t>
      </w:r>
      <w:r w:rsidR="00044E10">
        <w:rPr>
          <w:lang w:eastAsia="en-IN"/>
        </w:rPr>
        <w:t xml:space="preserve">and </w:t>
      </w:r>
      <w:r w:rsidR="00664521">
        <w:rPr>
          <w:lang w:eastAsia="en-IN"/>
        </w:rPr>
        <w:t xml:space="preserve">she goes outside </w:t>
      </w:r>
      <w:r w:rsidR="00B67AE2">
        <w:rPr>
          <w:lang w:eastAsia="en-IN"/>
        </w:rPr>
        <w:t xml:space="preserve">and </w:t>
      </w:r>
      <w:r w:rsidR="00BD599E" w:rsidRPr="00BD599E">
        <w:rPr>
          <w:lang w:eastAsia="en-IN"/>
        </w:rPr>
        <w:t xml:space="preserve">sees </w:t>
      </w:r>
      <w:proofErr w:type="spellStart"/>
      <w:r w:rsidR="00BD599E" w:rsidRPr="00BD599E">
        <w:rPr>
          <w:lang w:eastAsia="en-IN"/>
        </w:rPr>
        <w:t>color</w:t>
      </w:r>
      <w:proofErr w:type="spellEnd"/>
      <w:r w:rsidR="00CE445F">
        <w:rPr>
          <w:lang w:eastAsia="en-IN"/>
        </w:rPr>
        <w:t xml:space="preserve"> for the first time</w:t>
      </w:r>
      <w:r w:rsidR="00BD599E" w:rsidRPr="00BD599E">
        <w:rPr>
          <w:lang w:eastAsia="en-IN"/>
        </w:rPr>
        <w:t xml:space="preserve">, does she learn anything new? Is there anything about </w:t>
      </w:r>
      <w:r w:rsidR="00E47DDD">
        <w:rPr>
          <w:lang w:eastAsia="en-IN"/>
        </w:rPr>
        <w:t xml:space="preserve">experiencing </w:t>
      </w:r>
      <w:proofErr w:type="spellStart"/>
      <w:r w:rsidR="00BD599E" w:rsidRPr="00BD599E">
        <w:rPr>
          <w:lang w:eastAsia="en-IN"/>
        </w:rPr>
        <w:t>color</w:t>
      </w:r>
      <w:proofErr w:type="spellEnd"/>
      <w:r w:rsidR="00BD599E" w:rsidRPr="00BD599E">
        <w:rPr>
          <w:lang w:eastAsia="en-IN"/>
        </w:rPr>
        <w:t xml:space="preserve"> that wasn’t captured in her knowledge?</w:t>
      </w:r>
    </w:p>
    <w:p w14:paraId="4248E1D8" w14:textId="77777777" w:rsidR="00BD599E" w:rsidRDefault="00335399" w:rsidP="00C65523">
      <w:pPr>
        <w:rPr>
          <w:lang w:eastAsia="en-IN"/>
        </w:rPr>
      </w:pPr>
      <w:r>
        <w:rPr>
          <w:lang w:eastAsia="en-IN"/>
        </w:rPr>
        <w:t>Now, m</w:t>
      </w:r>
      <w:r w:rsidR="006B183D">
        <w:rPr>
          <w:lang w:eastAsia="en-IN"/>
        </w:rPr>
        <w:t xml:space="preserve">ost people </w:t>
      </w:r>
      <w:r w:rsidR="00556D73">
        <w:rPr>
          <w:lang w:eastAsia="en-IN"/>
        </w:rPr>
        <w:t>would</w:t>
      </w:r>
      <w:r w:rsidR="006B183D">
        <w:rPr>
          <w:lang w:eastAsia="en-IN"/>
        </w:rPr>
        <w:t xml:space="preserve"> intuitively say yes, </w:t>
      </w:r>
      <w:r w:rsidR="00964F4C">
        <w:rPr>
          <w:lang w:eastAsia="en-IN"/>
        </w:rPr>
        <w:t>Mary does learn something new because</w:t>
      </w:r>
      <w:r w:rsidR="00210214">
        <w:rPr>
          <w:lang w:eastAsia="en-IN"/>
        </w:rPr>
        <w:t xml:space="preserve"> </w:t>
      </w:r>
      <w:r w:rsidR="006B183D">
        <w:rPr>
          <w:lang w:eastAsia="en-IN"/>
        </w:rPr>
        <w:t xml:space="preserve">experiencing colour is very different than </w:t>
      </w:r>
      <w:r w:rsidR="00245F3E">
        <w:rPr>
          <w:lang w:eastAsia="en-IN"/>
        </w:rPr>
        <w:t xml:space="preserve">just </w:t>
      </w:r>
      <w:r w:rsidR="006B183D">
        <w:rPr>
          <w:lang w:eastAsia="en-IN"/>
        </w:rPr>
        <w:t xml:space="preserve">knowing about it. </w:t>
      </w:r>
      <w:r w:rsidR="00E62DC3">
        <w:rPr>
          <w:lang w:eastAsia="en-IN"/>
        </w:rPr>
        <w:t xml:space="preserve"> </w:t>
      </w:r>
      <w:r w:rsidR="00932B20">
        <w:rPr>
          <w:lang w:eastAsia="en-IN"/>
        </w:rPr>
        <w:t>Philosopher Frank Jackson,</w:t>
      </w:r>
      <w:r w:rsidR="000F383F">
        <w:rPr>
          <w:lang w:eastAsia="en-IN"/>
        </w:rPr>
        <w:t xml:space="preserve"> who proposed this </w:t>
      </w:r>
      <w:r w:rsidR="000F383F">
        <w:rPr>
          <w:lang w:eastAsia="en-IN"/>
        </w:rPr>
        <w:lastRenderedPageBreak/>
        <w:t>thought experiment</w:t>
      </w:r>
      <w:r w:rsidR="00532734">
        <w:rPr>
          <w:lang w:eastAsia="en-IN"/>
        </w:rPr>
        <w:t>,</w:t>
      </w:r>
      <w:r w:rsidR="00932B20">
        <w:rPr>
          <w:lang w:eastAsia="en-IN"/>
        </w:rPr>
        <w:t xml:space="preserve"> </w:t>
      </w:r>
      <w:r w:rsidR="00BD599E">
        <w:rPr>
          <w:lang w:eastAsia="en-IN"/>
        </w:rPr>
        <w:t xml:space="preserve">argues that if Mary does learn something new, </w:t>
      </w:r>
      <w:r w:rsidR="0031340C">
        <w:rPr>
          <w:lang w:eastAsia="en-IN"/>
        </w:rPr>
        <w:t xml:space="preserve">then </w:t>
      </w:r>
      <w:r w:rsidR="00DD623C">
        <w:rPr>
          <w:lang w:eastAsia="en-IN"/>
        </w:rPr>
        <w:t>there is something more to colour vision than just its physical description</w:t>
      </w:r>
      <w:r w:rsidR="0031340C">
        <w:rPr>
          <w:lang w:eastAsia="en-IN"/>
        </w:rPr>
        <w:t>.</w:t>
      </w:r>
      <w:r w:rsidR="006A5EC5">
        <w:rPr>
          <w:lang w:eastAsia="en-IN"/>
        </w:rPr>
        <w:t xml:space="preserve"> </w:t>
      </w:r>
      <w:r w:rsidR="003E67CC">
        <w:rPr>
          <w:lang w:eastAsia="en-IN"/>
        </w:rPr>
        <w:t xml:space="preserve">There is something that it ‘feels like’ to experience colour. </w:t>
      </w:r>
      <w:r w:rsidR="00EA50CB">
        <w:rPr>
          <w:lang w:eastAsia="en-IN"/>
        </w:rPr>
        <w:t>And if these experiences do transcend their physical description, physical science may not be able to explain conscious experiences at all.</w:t>
      </w:r>
    </w:p>
    <w:p w14:paraId="4248E1D9" w14:textId="77777777" w:rsidR="00C65523" w:rsidDel="00363A1A" w:rsidRDefault="00B92BB2" w:rsidP="00C65523">
      <w:pPr>
        <w:rPr>
          <w:del w:id="14" w:author="Upasana" w:date="2020-05-29T21:12:00Z"/>
          <w:lang w:eastAsia="en-IN"/>
        </w:rPr>
      </w:pPr>
      <w:del w:id="15" w:author="Upasana" w:date="2020-05-29T21:12:00Z">
        <w:r w:rsidDel="00363A1A">
          <w:rPr>
            <w:lang w:eastAsia="en-IN"/>
          </w:rPr>
          <w:delText>The thought experiment goes like this.. Mary is a brilliant</w:delText>
        </w:r>
        <w:r w:rsidR="007917BA" w:rsidDel="00363A1A">
          <w:rPr>
            <w:lang w:eastAsia="en-IN"/>
          </w:rPr>
          <w:delText xml:space="preserve"> scientist, who has been inside a black and white room since birth</w:delText>
        </w:r>
        <w:r w:rsidR="00FA3EA0" w:rsidDel="00363A1A">
          <w:rPr>
            <w:lang w:eastAsia="en-IN"/>
          </w:rPr>
          <w:delText>, and</w:delText>
        </w:r>
        <w:r w:rsidR="00171269" w:rsidDel="00363A1A">
          <w:rPr>
            <w:lang w:eastAsia="en-IN"/>
          </w:rPr>
          <w:delText xml:space="preserve"> has studied everything through a black and white monitor in the room.</w:delText>
        </w:r>
        <w:r w:rsidR="0026276F" w:rsidDel="00363A1A">
          <w:rPr>
            <w:lang w:eastAsia="en-IN"/>
          </w:rPr>
          <w:delText xml:space="preserve"> She has </w:delText>
        </w:r>
        <w:r w:rsidR="00885AC9" w:rsidDel="00363A1A">
          <w:rPr>
            <w:lang w:eastAsia="en-IN"/>
          </w:rPr>
          <w:delText xml:space="preserve">detailed </w:delText>
        </w:r>
        <w:r w:rsidR="00E73A21" w:rsidDel="00363A1A">
          <w:rPr>
            <w:lang w:eastAsia="en-IN"/>
          </w:rPr>
          <w:delText xml:space="preserve">knowledge </w:delText>
        </w:r>
        <w:r w:rsidR="0026276F" w:rsidDel="00363A1A">
          <w:rPr>
            <w:lang w:eastAsia="en-IN"/>
          </w:rPr>
          <w:delText xml:space="preserve">about the different wavelengths of light, leading to different colours.. how the eyes capture the light, </w:delText>
        </w:r>
        <w:r w:rsidR="00926748" w:rsidDel="00363A1A">
          <w:rPr>
            <w:lang w:eastAsia="en-IN"/>
          </w:rPr>
          <w:delText>send signals to the</w:delText>
        </w:r>
        <w:r w:rsidR="0026276F" w:rsidDel="00363A1A">
          <w:rPr>
            <w:lang w:eastAsia="en-IN"/>
          </w:rPr>
          <w:delText xml:space="preserve"> brain, where the signals are processed to recognize </w:delText>
        </w:r>
        <w:r w:rsidR="00885AC9" w:rsidDel="00363A1A">
          <w:rPr>
            <w:lang w:eastAsia="en-IN"/>
          </w:rPr>
          <w:delText xml:space="preserve">different </w:delText>
        </w:r>
        <w:r w:rsidR="0026276F" w:rsidDel="00363A1A">
          <w:rPr>
            <w:lang w:eastAsia="en-IN"/>
          </w:rPr>
          <w:delText>colour</w:delText>
        </w:r>
        <w:r w:rsidR="00885AC9" w:rsidDel="00363A1A">
          <w:rPr>
            <w:lang w:eastAsia="en-IN"/>
          </w:rPr>
          <w:delText>s</w:delText>
        </w:r>
        <w:r w:rsidR="0026276F" w:rsidDel="00363A1A">
          <w:rPr>
            <w:lang w:eastAsia="en-IN"/>
          </w:rPr>
          <w:delText>.</w:delText>
        </w:r>
        <w:r w:rsidR="00154A6A" w:rsidDel="00363A1A">
          <w:rPr>
            <w:lang w:eastAsia="en-IN"/>
          </w:rPr>
          <w:delText xml:space="preserve"> Now the question Jackson asks is that, when Mary finally steps out of the room into the world of colour, does she gain </w:delText>
        </w:r>
        <w:r w:rsidR="00953A8C" w:rsidDel="00363A1A">
          <w:rPr>
            <w:lang w:eastAsia="en-IN"/>
          </w:rPr>
          <w:delText>learn anything new</w:delText>
        </w:r>
        <w:r w:rsidR="00154A6A" w:rsidDel="00363A1A">
          <w:rPr>
            <w:lang w:eastAsia="en-IN"/>
          </w:rPr>
          <w:delText>?</w:delText>
        </w:r>
      </w:del>
    </w:p>
    <w:p w14:paraId="4248E1DA" w14:textId="77777777" w:rsidR="00480896" w:rsidDel="00363A1A" w:rsidRDefault="00431339" w:rsidP="00C65523">
      <w:pPr>
        <w:rPr>
          <w:del w:id="16" w:author="Upasana" w:date="2020-05-29T21:12:00Z"/>
          <w:lang w:eastAsia="en-IN"/>
        </w:rPr>
      </w:pPr>
      <w:del w:id="17" w:author="Upasana" w:date="2020-05-29T21:12:00Z">
        <w:r w:rsidDel="00363A1A">
          <w:rPr>
            <w:lang w:eastAsia="en-IN"/>
          </w:rPr>
          <w:delText xml:space="preserve">Jackson’s stance is that although Mary knew everything about the physical properties of colour, </w:delText>
        </w:r>
        <w:r w:rsidR="00361C59" w:rsidDel="00363A1A">
          <w:rPr>
            <w:lang w:eastAsia="en-IN"/>
          </w:rPr>
          <w:delText xml:space="preserve">and the </w:delText>
        </w:r>
        <w:r w:rsidR="00727A18" w:rsidDel="00363A1A">
          <w:rPr>
            <w:lang w:eastAsia="en-IN"/>
          </w:rPr>
          <w:delText xml:space="preserve">associated brain states, </w:delText>
        </w:r>
        <w:r w:rsidDel="00363A1A">
          <w:rPr>
            <w:lang w:eastAsia="en-IN"/>
          </w:rPr>
          <w:delText xml:space="preserve">she did not know what it ‘felt like’ to experience colour. </w:delText>
        </w:r>
        <w:r w:rsidR="00B81716" w:rsidDel="00363A1A">
          <w:rPr>
            <w:lang w:eastAsia="en-IN"/>
          </w:rPr>
          <w:delText xml:space="preserve">This </w:delText>
        </w:r>
        <w:r w:rsidR="00915E71" w:rsidDel="00363A1A">
          <w:rPr>
            <w:lang w:eastAsia="en-IN"/>
          </w:rPr>
          <w:delText>is the knowledge that she gains,</w:delText>
        </w:r>
        <w:r w:rsidR="00FE5455" w:rsidDel="00363A1A">
          <w:rPr>
            <w:lang w:eastAsia="en-IN"/>
          </w:rPr>
          <w:delText xml:space="preserve"> when she steps outside.</w:delText>
        </w:r>
      </w:del>
    </w:p>
    <w:p w14:paraId="4248E1DB" w14:textId="77777777" w:rsidR="00250314" w:rsidRDefault="00DD1489" w:rsidP="00C65523">
      <w:pPr>
        <w:rPr>
          <w:lang w:eastAsia="en-IN"/>
        </w:rPr>
      </w:pPr>
      <w:r>
        <w:rPr>
          <w:lang w:eastAsia="en-IN"/>
        </w:rPr>
        <w:t>Now</w:t>
      </w:r>
      <w:r w:rsidR="0045481C">
        <w:rPr>
          <w:lang w:eastAsia="en-IN"/>
        </w:rPr>
        <w:t>, not all philosophers agree with this, and</w:t>
      </w:r>
      <w:r>
        <w:rPr>
          <w:lang w:eastAsia="en-IN"/>
        </w:rPr>
        <w:t xml:space="preserve"> we still don’t have a scientific answer </w:t>
      </w:r>
      <w:r w:rsidR="00DE2E71">
        <w:rPr>
          <w:lang w:eastAsia="en-IN"/>
        </w:rPr>
        <w:t>on</w:t>
      </w:r>
      <w:r>
        <w:rPr>
          <w:lang w:eastAsia="en-IN"/>
        </w:rPr>
        <w:t xml:space="preserve"> whether Mary learns something new or not. </w:t>
      </w:r>
      <w:r w:rsidR="00EF588C">
        <w:rPr>
          <w:lang w:eastAsia="en-IN"/>
        </w:rPr>
        <w:t>But this points us to a huge</w:t>
      </w:r>
      <w:r w:rsidR="00CC6EB6">
        <w:rPr>
          <w:lang w:eastAsia="en-IN"/>
        </w:rPr>
        <w:t xml:space="preserve"> </w:t>
      </w:r>
      <w:r w:rsidR="00CC2817">
        <w:rPr>
          <w:lang w:eastAsia="en-IN"/>
        </w:rPr>
        <w:t xml:space="preserve">gap </w:t>
      </w:r>
      <w:r w:rsidR="00F55357">
        <w:rPr>
          <w:lang w:eastAsia="en-IN"/>
        </w:rPr>
        <w:t xml:space="preserve">in our understanding </w:t>
      </w:r>
      <w:r w:rsidR="00A329E8">
        <w:rPr>
          <w:lang w:eastAsia="en-IN"/>
        </w:rPr>
        <w:t>o</w:t>
      </w:r>
      <w:r w:rsidR="004F660F">
        <w:rPr>
          <w:lang w:eastAsia="en-IN"/>
        </w:rPr>
        <w:t>f</w:t>
      </w:r>
      <w:r w:rsidR="00A329E8">
        <w:rPr>
          <w:lang w:eastAsia="en-IN"/>
        </w:rPr>
        <w:t xml:space="preserve"> </w:t>
      </w:r>
      <w:r w:rsidR="00A77014">
        <w:rPr>
          <w:lang w:eastAsia="en-IN"/>
        </w:rPr>
        <w:t xml:space="preserve">our lives, and </w:t>
      </w:r>
      <w:r w:rsidR="00A329E8">
        <w:rPr>
          <w:lang w:eastAsia="en-IN"/>
        </w:rPr>
        <w:t xml:space="preserve">the </w:t>
      </w:r>
      <w:r w:rsidR="00A77014">
        <w:rPr>
          <w:lang w:eastAsia="en-IN"/>
        </w:rPr>
        <w:t xml:space="preserve">world around </w:t>
      </w:r>
      <w:proofErr w:type="gramStart"/>
      <w:r w:rsidR="00A77014">
        <w:rPr>
          <w:lang w:eastAsia="en-IN"/>
        </w:rPr>
        <w:t>us</w:t>
      </w:r>
      <w:r w:rsidR="00C46151">
        <w:rPr>
          <w:lang w:eastAsia="en-IN"/>
        </w:rPr>
        <w:t>..</w:t>
      </w:r>
      <w:proofErr w:type="gramEnd"/>
      <w:r w:rsidR="00C46151">
        <w:rPr>
          <w:lang w:eastAsia="en-IN"/>
        </w:rPr>
        <w:t xml:space="preserve"> because if we think about it, </w:t>
      </w:r>
      <w:r w:rsidR="002F5A17">
        <w:rPr>
          <w:lang w:eastAsia="en-IN"/>
        </w:rPr>
        <w:t xml:space="preserve">these </w:t>
      </w:r>
      <w:r w:rsidR="00E96914">
        <w:rPr>
          <w:lang w:eastAsia="en-IN"/>
        </w:rPr>
        <w:t xml:space="preserve">conscious </w:t>
      </w:r>
      <w:r w:rsidR="002F5A17">
        <w:rPr>
          <w:lang w:eastAsia="en-IN"/>
        </w:rPr>
        <w:t>experience</w:t>
      </w:r>
      <w:r w:rsidR="00C46151">
        <w:rPr>
          <w:lang w:eastAsia="en-IN"/>
        </w:rPr>
        <w:t xml:space="preserve"> </w:t>
      </w:r>
      <w:r w:rsidR="002F5A17">
        <w:rPr>
          <w:lang w:eastAsia="en-IN"/>
        </w:rPr>
        <w:t>that we have, they are</w:t>
      </w:r>
      <w:r w:rsidR="00C46151">
        <w:rPr>
          <w:lang w:eastAsia="en-IN"/>
        </w:rPr>
        <w:t xml:space="preserve"> </w:t>
      </w:r>
      <w:r w:rsidR="00FB479F">
        <w:rPr>
          <w:lang w:eastAsia="en-IN"/>
        </w:rPr>
        <w:t>our</w:t>
      </w:r>
      <w:r w:rsidR="00C46151">
        <w:rPr>
          <w:lang w:eastAsia="en-IN"/>
        </w:rPr>
        <w:t xml:space="preserve"> only connection to the </w:t>
      </w:r>
      <w:r w:rsidR="00C914E6">
        <w:rPr>
          <w:lang w:eastAsia="en-IN"/>
        </w:rPr>
        <w:t xml:space="preserve">outside </w:t>
      </w:r>
      <w:proofErr w:type="gramStart"/>
      <w:r w:rsidR="00C914E6">
        <w:rPr>
          <w:lang w:eastAsia="en-IN"/>
        </w:rPr>
        <w:t>world</w:t>
      </w:r>
      <w:r w:rsidR="00C46151">
        <w:rPr>
          <w:lang w:eastAsia="en-IN"/>
        </w:rPr>
        <w:t>.</w:t>
      </w:r>
      <w:r w:rsidR="0045481C">
        <w:rPr>
          <w:lang w:eastAsia="en-IN"/>
        </w:rPr>
        <w:t>.</w:t>
      </w:r>
      <w:proofErr w:type="gramEnd"/>
    </w:p>
    <w:p w14:paraId="4248E1DC" w14:textId="77777777" w:rsidR="00F07A07" w:rsidRPr="0037568C" w:rsidRDefault="00ED54C9" w:rsidP="00C65523">
      <w:pPr>
        <w:rPr>
          <w:lang w:eastAsia="en-IN"/>
        </w:rPr>
      </w:pPr>
      <w:r>
        <w:rPr>
          <w:lang w:eastAsia="en-IN"/>
        </w:rPr>
        <w:t>(</w:t>
      </w:r>
      <w:r w:rsidR="00FE54DF">
        <w:rPr>
          <w:lang w:eastAsia="en-IN"/>
        </w:rPr>
        <w:t xml:space="preserve">And in the next few episodes I </w:t>
      </w:r>
      <w:r w:rsidR="00291D50">
        <w:rPr>
          <w:lang w:eastAsia="en-IN"/>
        </w:rPr>
        <w:t>will talk</w:t>
      </w:r>
      <w:r w:rsidR="00FE54DF">
        <w:rPr>
          <w:lang w:eastAsia="en-IN"/>
        </w:rPr>
        <w:t xml:space="preserve"> about some interesting ideas on the nature of </w:t>
      </w:r>
      <w:r w:rsidR="004F2AC1">
        <w:rPr>
          <w:lang w:eastAsia="en-IN"/>
        </w:rPr>
        <w:t>this</w:t>
      </w:r>
      <w:r w:rsidR="00FE54DF">
        <w:rPr>
          <w:lang w:eastAsia="en-IN"/>
        </w:rPr>
        <w:t xml:space="preserve"> subjective experience</w:t>
      </w:r>
      <w:r>
        <w:rPr>
          <w:lang w:eastAsia="en-IN"/>
        </w:rPr>
        <w:t>?)</w:t>
      </w:r>
    </w:p>
    <w:p w14:paraId="4248E1DD" w14:textId="77777777" w:rsidR="00F75935" w:rsidRDefault="0037568C" w:rsidP="00A12433">
      <w:pPr>
        <w:rPr>
          <w:rFonts w:ascii="Times New Roman" w:hAnsi="Times New Roman" w:cs="Times New Roman"/>
          <w:sz w:val="14"/>
          <w:szCs w:val="14"/>
          <w:lang w:eastAsia="en-IN"/>
        </w:rPr>
      </w:pPr>
      <w:r w:rsidRPr="0037568C">
        <w:rPr>
          <w:rFonts w:ascii="Times New Roman" w:hAnsi="Times New Roman" w:cs="Times New Roman"/>
          <w:sz w:val="14"/>
          <w:szCs w:val="14"/>
          <w:lang w:eastAsia="en-IN"/>
        </w:rPr>
        <w:t> </w:t>
      </w:r>
    </w:p>
    <w:p w14:paraId="4248E1DE" w14:textId="77777777" w:rsidR="0026433F" w:rsidRDefault="0026433F">
      <w:pPr>
        <w:rPr>
          <w:rFonts w:asciiTheme="majorHAnsi" w:eastAsiaTheme="majorEastAsia" w:hAnsiTheme="majorHAnsi" w:cstheme="majorBidi"/>
          <w:b/>
          <w:bCs/>
          <w:color w:val="365F91" w:themeColor="accent1" w:themeShade="BF"/>
          <w:sz w:val="28"/>
          <w:szCs w:val="28"/>
          <w:lang w:eastAsia="en-IN"/>
        </w:rPr>
      </w:pPr>
      <w:r>
        <w:rPr>
          <w:lang w:eastAsia="en-IN"/>
        </w:rPr>
        <w:br w:type="page"/>
      </w:r>
    </w:p>
    <w:p w14:paraId="4248E1DF" w14:textId="77777777" w:rsidR="00DA60BC" w:rsidRDefault="0037568C" w:rsidP="00DA60BC">
      <w:pPr>
        <w:pStyle w:val="Heading1"/>
        <w:rPr>
          <w:lang w:eastAsia="en-IN"/>
        </w:rPr>
      </w:pPr>
      <w:r w:rsidRPr="0037568C">
        <w:rPr>
          <w:lang w:eastAsia="en-IN"/>
        </w:rPr>
        <w:lastRenderedPageBreak/>
        <w:t>2.  </w:t>
      </w:r>
      <w:r w:rsidR="00DA60BC">
        <w:rPr>
          <w:lang w:eastAsia="en-IN"/>
        </w:rPr>
        <w:t>Problem of Consciousness</w:t>
      </w:r>
      <w:r w:rsidRPr="0037568C">
        <w:rPr>
          <w:lang w:eastAsia="en-IN"/>
        </w:rPr>
        <w:t>     </w:t>
      </w:r>
    </w:p>
    <w:p w14:paraId="4248E1E0" w14:textId="77777777" w:rsidR="0026433F" w:rsidRDefault="0026433F" w:rsidP="0026433F">
      <w:pPr>
        <w:rPr>
          <w:lang w:eastAsia="en-IN"/>
        </w:rPr>
      </w:pPr>
    </w:p>
    <w:p w14:paraId="4248E1E1" w14:textId="77777777" w:rsidR="0026433F" w:rsidRDefault="0026433F" w:rsidP="0026433F">
      <w:pPr>
        <w:rPr>
          <w:lang w:eastAsia="en-IN"/>
        </w:rPr>
      </w:pPr>
      <w:r w:rsidRPr="008729E0">
        <w:rPr>
          <w:lang w:eastAsia="en-IN"/>
        </w:rPr>
        <w:t>Recap of last episode</w:t>
      </w:r>
      <w:r w:rsidR="00512C99" w:rsidRPr="008729E0">
        <w:rPr>
          <w:lang w:eastAsia="en-IN"/>
        </w:rPr>
        <w:t>:</w:t>
      </w:r>
      <w:r w:rsidRPr="008729E0">
        <w:rPr>
          <w:lang w:eastAsia="en-IN"/>
        </w:rPr>
        <w:t xml:space="preserve"> Introduced the explanatory gap, </w:t>
      </w:r>
      <w:r w:rsidR="0074502A" w:rsidRPr="008729E0">
        <w:rPr>
          <w:lang w:eastAsia="en-IN"/>
        </w:rPr>
        <w:t xml:space="preserve">there </w:t>
      </w:r>
      <w:r w:rsidRPr="008729E0">
        <w:rPr>
          <w:lang w:eastAsia="en-IN"/>
        </w:rPr>
        <w:t>seems to be a gap between physical and mental states</w:t>
      </w:r>
      <w:r w:rsidR="00CE4992" w:rsidRPr="008729E0">
        <w:rPr>
          <w:lang w:eastAsia="en-IN"/>
        </w:rPr>
        <w:t>.</w:t>
      </w:r>
      <w:r w:rsidR="006760B8" w:rsidRPr="008729E0">
        <w:rPr>
          <w:lang w:eastAsia="en-IN"/>
        </w:rPr>
        <w:t xml:space="preserve"> But why is this problem important? </w:t>
      </w:r>
      <w:r w:rsidR="00D64D80">
        <w:rPr>
          <w:lang w:eastAsia="en-IN"/>
        </w:rPr>
        <w:t xml:space="preserve"> </w:t>
      </w:r>
    </w:p>
    <w:p w14:paraId="4248E1E2" w14:textId="77777777" w:rsidR="00CE4992" w:rsidRPr="008729E0" w:rsidRDefault="006E41BC" w:rsidP="0026433F">
      <w:pPr>
        <w:rPr>
          <w:lang w:eastAsia="en-IN"/>
        </w:rPr>
      </w:pPr>
      <w:r>
        <w:rPr>
          <w:lang w:eastAsia="en-IN"/>
        </w:rPr>
        <w:t>We</w:t>
      </w:r>
      <w:r w:rsidR="00D21F8B">
        <w:rPr>
          <w:lang w:eastAsia="en-IN"/>
        </w:rPr>
        <w:t xml:space="preserve"> have seen how </w:t>
      </w:r>
      <w:r w:rsidR="006760B8" w:rsidRPr="008729E0">
        <w:rPr>
          <w:lang w:eastAsia="en-IN"/>
        </w:rPr>
        <w:t>scientific knowledge</w:t>
      </w:r>
      <w:r w:rsidR="00D21F8B">
        <w:rPr>
          <w:lang w:eastAsia="en-IN"/>
        </w:rPr>
        <w:t xml:space="preserve"> </w:t>
      </w:r>
      <w:r w:rsidR="004B77B5">
        <w:rPr>
          <w:lang w:eastAsia="en-IN"/>
        </w:rPr>
        <w:t xml:space="preserve">of the world around us, </w:t>
      </w:r>
      <w:r w:rsidR="00C66D11">
        <w:rPr>
          <w:lang w:eastAsia="en-IN"/>
        </w:rPr>
        <w:t xml:space="preserve">has given rise to </w:t>
      </w:r>
      <w:r w:rsidR="001F6F82">
        <w:rPr>
          <w:lang w:eastAsia="en-IN"/>
        </w:rPr>
        <w:t>technologies</w:t>
      </w:r>
      <w:r w:rsidR="006760B8" w:rsidRPr="008729E0">
        <w:rPr>
          <w:lang w:eastAsia="en-IN"/>
        </w:rPr>
        <w:t xml:space="preserve"> </w:t>
      </w:r>
      <w:r w:rsidR="00C66D11">
        <w:rPr>
          <w:lang w:eastAsia="en-IN"/>
        </w:rPr>
        <w:t xml:space="preserve">that </w:t>
      </w:r>
      <w:r w:rsidR="001F6F82">
        <w:rPr>
          <w:lang w:eastAsia="en-IN"/>
        </w:rPr>
        <w:t>have</w:t>
      </w:r>
      <w:r w:rsidR="006760B8" w:rsidRPr="008729E0">
        <w:rPr>
          <w:lang w:eastAsia="en-IN"/>
        </w:rPr>
        <w:t xml:space="preserve"> immensely improved the quality of our lives</w:t>
      </w:r>
      <w:r w:rsidR="00322FEF">
        <w:rPr>
          <w:lang w:eastAsia="en-IN"/>
        </w:rPr>
        <w:t xml:space="preserve">. </w:t>
      </w:r>
      <w:r w:rsidR="003A6ABC">
        <w:rPr>
          <w:lang w:eastAsia="en-IN"/>
        </w:rPr>
        <w:t>And if we think about it</w:t>
      </w:r>
      <w:r w:rsidR="00B539F9" w:rsidRPr="008729E0">
        <w:rPr>
          <w:lang w:eastAsia="en-IN"/>
        </w:rPr>
        <w:t xml:space="preserve">, a </w:t>
      </w:r>
      <w:r w:rsidR="00F53774" w:rsidRPr="008729E0">
        <w:rPr>
          <w:lang w:eastAsia="en-IN"/>
        </w:rPr>
        <w:t xml:space="preserve">big part of the </w:t>
      </w:r>
      <w:r w:rsidR="00D1541D" w:rsidRPr="008729E0">
        <w:rPr>
          <w:lang w:eastAsia="en-IN"/>
        </w:rPr>
        <w:t xml:space="preserve">actual </w:t>
      </w:r>
      <w:r w:rsidR="00F53774" w:rsidRPr="008729E0">
        <w:rPr>
          <w:lang w:eastAsia="en-IN"/>
        </w:rPr>
        <w:t xml:space="preserve">quality of our lives, is dependent on </w:t>
      </w:r>
      <w:r w:rsidR="000A6318">
        <w:rPr>
          <w:lang w:eastAsia="en-IN"/>
        </w:rPr>
        <w:t xml:space="preserve">the </w:t>
      </w:r>
      <w:r w:rsidR="003C72D5" w:rsidRPr="008729E0">
        <w:rPr>
          <w:lang w:eastAsia="en-IN"/>
        </w:rPr>
        <w:t xml:space="preserve">state of </w:t>
      </w:r>
      <w:r w:rsidR="000A6318">
        <w:rPr>
          <w:lang w:eastAsia="en-IN"/>
        </w:rPr>
        <w:t xml:space="preserve">our </w:t>
      </w:r>
      <w:r w:rsidR="003C72D5" w:rsidRPr="008729E0">
        <w:rPr>
          <w:lang w:eastAsia="en-IN"/>
        </w:rPr>
        <w:t>mind</w:t>
      </w:r>
      <w:r w:rsidR="00F53774" w:rsidRPr="008729E0">
        <w:rPr>
          <w:lang w:eastAsia="en-IN"/>
        </w:rPr>
        <w:t>.</w:t>
      </w:r>
      <w:r w:rsidR="00316DDA" w:rsidRPr="008729E0">
        <w:rPr>
          <w:lang w:eastAsia="en-IN"/>
        </w:rPr>
        <w:t xml:space="preserve"> </w:t>
      </w:r>
      <w:r w:rsidR="00834CF2">
        <w:rPr>
          <w:lang w:eastAsia="en-IN"/>
        </w:rPr>
        <w:t xml:space="preserve">So </w:t>
      </w:r>
      <w:r w:rsidR="00750FBE">
        <w:rPr>
          <w:lang w:eastAsia="en-IN"/>
        </w:rPr>
        <w:t xml:space="preserve">the </w:t>
      </w:r>
      <w:r w:rsidR="00DB4BD3">
        <w:rPr>
          <w:lang w:eastAsia="en-IN"/>
        </w:rPr>
        <w:t xml:space="preserve">understanding of our </w:t>
      </w:r>
      <w:r w:rsidR="004C08EB">
        <w:rPr>
          <w:lang w:eastAsia="en-IN"/>
        </w:rPr>
        <w:t xml:space="preserve">internal, </w:t>
      </w:r>
      <w:r w:rsidR="00DB4BD3">
        <w:rPr>
          <w:lang w:eastAsia="en-IN"/>
        </w:rPr>
        <w:t>subjective nature</w:t>
      </w:r>
      <w:r w:rsidR="000132AE">
        <w:rPr>
          <w:lang w:eastAsia="en-IN"/>
        </w:rPr>
        <w:t xml:space="preserve"> is </w:t>
      </w:r>
      <w:r w:rsidR="00946528">
        <w:rPr>
          <w:lang w:eastAsia="en-IN"/>
        </w:rPr>
        <w:t xml:space="preserve">not just a </w:t>
      </w:r>
      <w:r w:rsidR="00E73D35">
        <w:rPr>
          <w:lang w:eastAsia="en-IN"/>
        </w:rPr>
        <w:t xml:space="preserve">philosophical problem, but a practically relevant problem, with </w:t>
      </w:r>
      <w:r w:rsidR="0061209C">
        <w:rPr>
          <w:lang w:eastAsia="en-IN"/>
        </w:rPr>
        <w:t>immense</w:t>
      </w:r>
      <w:r w:rsidR="00E73D35">
        <w:rPr>
          <w:lang w:eastAsia="en-IN"/>
        </w:rPr>
        <w:t xml:space="preserve"> potential to </w:t>
      </w:r>
      <w:r w:rsidR="00A023C4">
        <w:rPr>
          <w:lang w:eastAsia="en-IN"/>
        </w:rPr>
        <w:t>enhance</w:t>
      </w:r>
      <w:r w:rsidR="00E73D35">
        <w:rPr>
          <w:lang w:eastAsia="en-IN"/>
        </w:rPr>
        <w:t xml:space="preserve"> our lives</w:t>
      </w:r>
      <w:r w:rsidR="00594E58">
        <w:rPr>
          <w:lang w:eastAsia="en-IN"/>
        </w:rPr>
        <w:t>.</w:t>
      </w:r>
    </w:p>
    <w:p w14:paraId="4248E1E3" w14:textId="77777777" w:rsidR="0037568C" w:rsidRPr="008729E0" w:rsidRDefault="003D7235" w:rsidP="00A12433">
      <w:pPr>
        <w:rPr>
          <w:lang w:eastAsia="en-IN"/>
        </w:rPr>
      </w:pPr>
      <w:r w:rsidRPr="008729E0">
        <w:rPr>
          <w:lang w:eastAsia="en-IN"/>
        </w:rPr>
        <w:t>Now let</w:t>
      </w:r>
      <w:r w:rsidR="00C3434E">
        <w:rPr>
          <w:lang w:eastAsia="en-IN"/>
        </w:rPr>
        <w:t>’</w:t>
      </w:r>
      <w:r w:rsidR="00527B60" w:rsidRPr="008729E0">
        <w:rPr>
          <w:lang w:eastAsia="en-IN"/>
        </w:rPr>
        <w:t>s try to get a more structured look at the problem we are interested in</w:t>
      </w:r>
      <w:r w:rsidR="001441B8" w:rsidRPr="008729E0">
        <w:rPr>
          <w:lang w:eastAsia="en-IN"/>
        </w:rPr>
        <w:t xml:space="preserve"> here</w:t>
      </w:r>
      <w:r w:rsidR="004E7978" w:rsidRPr="008729E0">
        <w:rPr>
          <w:lang w:eastAsia="en-IN"/>
        </w:rPr>
        <w:t xml:space="preserve">. </w:t>
      </w:r>
      <w:r w:rsidR="00F25EEA" w:rsidRPr="008729E0">
        <w:rPr>
          <w:lang w:eastAsia="en-IN"/>
        </w:rPr>
        <w:t xml:space="preserve">The philosopher </w:t>
      </w:r>
      <w:r w:rsidR="0037568C" w:rsidRPr="008729E0">
        <w:rPr>
          <w:lang w:eastAsia="en-IN"/>
        </w:rPr>
        <w:t xml:space="preserve">David Chalmers </w:t>
      </w:r>
      <w:r w:rsidR="00CA04C4" w:rsidRPr="008729E0">
        <w:rPr>
          <w:lang w:eastAsia="en-IN"/>
        </w:rPr>
        <w:t>in his 1995 paper</w:t>
      </w:r>
      <w:r w:rsidR="00D307F7" w:rsidRPr="008729E0">
        <w:rPr>
          <w:lang w:eastAsia="en-IN"/>
        </w:rPr>
        <w:t>,</w:t>
      </w:r>
      <w:r w:rsidR="00BA7731" w:rsidRPr="008729E0">
        <w:rPr>
          <w:lang w:eastAsia="en-IN"/>
        </w:rPr>
        <w:t xml:space="preserve"> “Facing Up to the Problem of Consciousness”</w:t>
      </w:r>
      <w:r w:rsidR="001131D6" w:rsidRPr="008729E0">
        <w:rPr>
          <w:lang w:eastAsia="en-IN"/>
        </w:rPr>
        <w:t>,</w:t>
      </w:r>
      <w:r w:rsidR="00F6513F" w:rsidRPr="008729E0">
        <w:rPr>
          <w:lang w:eastAsia="en-IN"/>
        </w:rPr>
        <w:t xml:space="preserve"> </w:t>
      </w:r>
      <w:r w:rsidR="0037568C" w:rsidRPr="008729E0">
        <w:rPr>
          <w:lang w:eastAsia="en-IN"/>
        </w:rPr>
        <w:t>divid</w:t>
      </w:r>
      <w:r w:rsidR="00C06B6A" w:rsidRPr="008729E0">
        <w:rPr>
          <w:lang w:eastAsia="en-IN"/>
        </w:rPr>
        <w:t>ed the</w:t>
      </w:r>
      <w:r w:rsidR="0037568C" w:rsidRPr="008729E0">
        <w:rPr>
          <w:lang w:eastAsia="en-IN"/>
        </w:rPr>
        <w:t xml:space="preserve"> problem of mind into </w:t>
      </w:r>
      <w:r w:rsidR="001F13BA" w:rsidRPr="008729E0">
        <w:rPr>
          <w:lang w:eastAsia="en-IN"/>
        </w:rPr>
        <w:t>–</w:t>
      </w:r>
      <w:r w:rsidR="0037568C" w:rsidRPr="008729E0">
        <w:rPr>
          <w:lang w:eastAsia="en-IN"/>
        </w:rPr>
        <w:t xml:space="preserve"> </w:t>
      </w:r>
      <w:r w:rsidR="001F13BA" w:rsidRPr="008729E0">
        <w:rPr>
          <w:lang w:eastAsia="en-IN"/>
        </w:rPr>
        <w:t xml:space="preserve">the </w:t>
      </w:r>
      <w:r w:rsidR="0037568C" w:rsidRPr="008729E0">
        <w:rPr>
          <w:lang w:eastAsia="en-IN"/>
        </w:rPr>
        <w:t>Easy &amp; Hard Problems of Consciousness</w:t>
      </w:r>
    </w:p>
    <w:p w14:paraId="4248E1E4" w14:textId="77777777" w:rsidR="0037568C" w:rsidRPr="008729E0" w:rsidRDefault="0037568C" w:rsidP="00A12433">
      <w:pPr>
        <w:rPr>
          <w:lang w:eastAsia="en-IN"/>
        </w:rPr>
      </w:pPr>
      <w:r w:rsidRPr="008729E0">
        <w:rPr>
          <w:lang w:eastAsia="en-IN"/>
        </w:rPr>
        <w:t>From [1],</w:t>
      </w:r>
    </w:p>
    <w:p w14:paraId="4248E1E5" w14:textId="77777777" w:rsidR="0037568C" w:rsidRPr="008729E0" w:rsidRDefault="0037568C" w:rsidP="00A12433">
      <w:pPr>
        <w:rPr>
          <w:lang w:eastAsia="en-IN"/>
        </w:rPr>
      </w:pPr>
      <w:r w:rsidRPr="008729E0">
        <w:rPr>
          <w:lang w:eastAsia="en-IN"/>
        </w:rPr>
        <w:t>“The easy problems are easy because the phenomena to be explained are functionally definable and we can explain how a system exhibits them by describing the mechanisms that perform the relevant functions. The hard problem is hard because it goes beyond the performance of functions.”</w:t>
      </w:r>
    </w:p>
    <w:p w14:paraId="4248E1E6" w14:textId="77777777" w:rsidR="0037568C" w:rsidRPr="008729E0" w:rsidRDefault="0037568C" w:rsidP="00A12433">
      <w:pPr>
        <w:rPr>
          <w:lang w:eastAsia="en-IN"/>
        </w:rPr>
      </w:pPr>
      <w:r w:rsidRPr="008729E0">
        <w:rPr>
          <w:lang w:eastAsia="en-IN"/>
        </w:rPr>
        <w:t>“The easy problems of consciousness include those of explaining the following phenomena:</w:t>
      </w:r>
    </w:p>
    <w:p w14:paraId="4248E1E7" w14:textId="77777777" w:rsidR="0037568C" w:rsidRPr="008729E0" w:rsidRDefault="0037568C" w:rsidP="00A12433">
      <w:pPr>
        <w:rPr>
          <w:lang w:eastAsia="en-IN"/>
        </w:rPr>
      </w:pPr>
      <w:r w:rsidRPr="008729E0">
        <w:rPr>
          <w:lang w:eastAsia="en-IN"/>
        </w:rPr>
        <w:t xml:space="preserve">• the ability to discriminate, categorize, and react to environmental </w:t>
      </w:r>
      <w:proofErr w:type="gramStart"/>
      <w:r w:rsidRPr="008729E0">
        <w:rPr>
          <w:lang w:eastAsia="en-IN"/>
        </w:rPr>
        <w:t>stimuli;</w:t>
      </w:r>
      <w:proofErr w:type="gramEnd"/>
    </w:p>
    <w:p w14:paraId="4248E1E8" w14:textId="77777777" w:rsidR="0037568C" w:rsidRPr="008729E0" w:rsidRDefault="0037568C" w:rsidP="00A12433">
      <w:pPr>
        <w:rPr>
          <w:lang w:eastAsia="en-IN"/>
        </w:rPr>
      </w:pPr>
      <w:r w:rsidRPr="008729E0">
        <w:rPr>
          <w:lang w:eastAsia="en-IN"/>
        </w:rPr>
        <w:t xml:space="preserve">• the integration of information by a cognitive </w:t>
      </w:r>
      <w:proofErr w:type="gramStart"/>
      <w:r w:rsidRPr="008729E0">
        <w:rPr>
          <w:lang w:eastAsia="en-IN"/>
        </w:rPr>
        <w:t>system;</w:t>
      </w:r>
      <w:proofErr w:type="gramEnd"/>
    </w:p>
    <w:p w14:paraId="4248E1E9" w14:textId="77777777" w:rsidR="0037568C" w:rsidRPr="008729E0" w:rsidRDefault="0037568C" w:rsidP="00A12433">
      <w:pPr>
        <w:rPr>
          <w:lang w:eastAsia="en-IN"/>
        </w:rPr>
      </w:pPr>
      <w:r w:rsidRPr="008729E0">
        <w:rPr>
          <w:lang w:eastAsia="en-IN"/>
        </w:rPr>
        <w:t xml:space="preserve">• the reportability of mental </w:t>
      </w:r>
      <w:proofErr w:type="gramStart"/>
      <w:r w:rsidRPr="008729E0">
        <w:rPr>
          <w:lang w:eastAsia="en-IN"/>
        </w:rPr>
        <w:t>states;</w:t>
      </w:r>
      <w:proofErr w:type="gramEnd"/>
    </w:p>
    <w:p w14:paraId="4248E1EA" w14:textId="77777777" w:rsidR="0037568C" w:rsidRPr="008729E0" w:rsidRDefault="0037568C" w:rsidP="00A12433">
      <w:pPr>
        <w:rPr>
          <w:lang w:eastAsia="en-IN"/>
        </w:rPr>
      </w:pPr>
      <w:r w:rsidRPr="008729E0">
        <w:rPr>
          <w:lang w:eastAsia="en-IN"/>
        </w:rPr>
        <w:t xml:space="preserve">• the ability of a system to access its own internal </w:t>
      </w:r>
      <w:proofErr w:type="gramStart"/>
      <w:r w:rsidRPr="008729E0">
        <w:rPr>
          <w:lang w:eastAsia="en-IN"/>
        </w:rPr>
        <w:t>states;</w:t>
      </w:r>
      <w:proofErr w:type="gramEnd"/>
    </w:p>
    <w:p w14:paraId="4248E1EB" w14:textId="77777777" w:rsidR="0037568C" w:rsidRPr="008729E0" w:rsidRDefault="0037568C" w:rsidP="00A12433">
      <w:pPr>
        <w:rPr>
          <w:lang w:eastAsia="en-IN"/>
        </w:rPr>
      </w:pPr>
      <w:r w:rsidRPr="008729E0">
        <w:rPr>
          <w:lang w:eastAsia="en-IN"/>
        </w:rPr>
        <w:t xml:space="preserve">• the focus of </w:t>
      </w:r>
      <w:proofErr w:type="gramStart"/>
      <w:r w:rsidRPr="008729E0">
        <w:rPr>
          <w:lang w:eastAsia="en-IN"/>
        </w:rPr>
        <w:t>attention;</w:t>
      </w:r>
      <w:proofErr w:type="gramEnd"/>
    </w:p>
    <w:p w14:paraId="4248E1EC" w14:textId="77777777" w:rsidR="0037568C" w:rsidRPr="008729E0" w:rsidRDefault="0037568C" w:rsidP="00A12433">
      <w:pPr>
        <w:rPr>
          <w:lang w:eastAsia="en-IN"/>
        </w:rPr>
      </w:pPr>
      <w:r w:rsidRPr="008729E0">
        <w:rPr>
          <w:lang w:eastAsia="en-IN"/>
        </w:rPr>
        <w:t xml:space="preserve">• the deliberate control of </w:t>
      </w:r>
      <w:proofErr w:type="spellStart"/>
      <w:proofErr w:type="gramStart"/>
      <w:r w:rsidRPr="008729E0">
        <w:rPr>
          <w:lang w:eastAsia="en-IN"/>
        </w:rPr>
        <w:t>behavior</w:t>
      </w:r>
      <w:proofErr w:type="spellEnd"/>
      <w:r w:rsidRPr="008729E0">
        <w:rPr>
          <w:lang w:eastAsia="en-IN"/>
        </w:rPr>
        <w:t>;</w:t>
      </w:r>
      <w:proofErr w:type="gramEnd"/>
    </w:p>
    <w:p w14:paraId="4248E1ED" w14:textId="77777777" w:rsidR="0037568C" w:rsidRPr="008729E0" w:rsidRDefault="0037568C" w:rsidP="00A12433">
      <w:pPr>
        <w:rPr>
          <w:lang w:eastAsia="en-IN"/>
        </w:rPr>
      </w:pPr>
      <w:r w:rsidRPr="008729E0">
        <w:rPr>
          <w:lang w:eastAsia="en-IN"/>
        </w:rPr>
        <w:t>• the difference between wakefulness and sleep.”</w:t>
      </w:r>
    </w:p>
    <w:p w14:paraId="4248E1EE" w14:textId="77777777" w:rsidR="0037568C" w:rsidRPr="008729E0" w:rsidRDefault="0037568C" w:rsidP="00A12433">
      <w:pPr>
        <w:rPr>
          <w:lang w:eastAsia="en-IN"/>
        </w:rPr>
      </w:pPr>
      <w:r w:rsidRPr="008729E0">
        <w:rPr>
          <w:lang w:eastAsia="en-IN"/>
        </w:rPr>
        <w:t>The hard problem of consciousness: “The really hard problem of consciousness is the problem of </w:t>
      </w:r>
      <w:r w:rsidRPr="008729E0">
        <w:rPr>
          <w:i/>
          <w:iCs/>
          <w:lang w:eastAsia="en-IN"/>
        </w:rPr>
        <w:t>experience</w:t>
      </w:r>
      <w:r w:rsidRPr="008729E0">
        <w:rPr>
          <w:lang w:eastAsia="en-IN"/>
        </w:rPr>
        <w:t>. When we think and perceive, there is a whir of information-processing, but there is also a subjective aspect. As Nagel (1974) has put it, there is </w:t>
      </w:r>
      <w:r w:rsidRPr="008729E0">
        <w:rPr>
          <w:i/>
          <w:iCs/>
          <w:lang w:eastAsia="en-IN"/>
        </w:rPr>
        <w:t>something it is like </w:t>
      </w:r>
      <w:r w:rsidRPr="008729E0">
        <w:rPr>
          <w:lang w:eastAsia="en-IN"/>
        </w:rPr>
        <w:t>to be a conscious organism… It is undeniable that some organisms are subjects of experience. But the question of how</w:t>
      </w:r>
      <w:r w:rsidR="00F04EFD" w:rsidRPr="008729E0">
        <w:rPr>
          <w:lang w:eastAsia="en-IN"/>
        </w:rPr>
        <w:t xml:space="preserve"> </w:t>
      </w:r>
      <w:r w:rsidRPr="008729E0">
        <w:rPr>
          <w:lang w:eastAsia="en-IN"/>
        </w:rPr>
        <w:t>it is that these systems are subjects of experience is perplexing.”</w:t>
      </w:r>
    </w:p>
    <w:p w14:paraId="4248E1EF" w14:textId="77777777" w:rsidR="0037568C" w:rsidRPr="008729E0" w:rsidRDefault="0037568C" w:rsidP="00A12433">
      <w:pPr>
        <w:rPr>
          <w:lang w:eastAsia="en-IN"/>
        </w:rPr>
      </w:pPr>
      <w:r w:rsidRPr="008729E0">
        <w:rPr>
          <w:lang w:eastAsia="en-IN"/>
        </w:rPr>
        <w:t>Ref [1] Facing Up to the Problem of Consciousness, David Chalmers</w:t>
      </w:r>
    </w:p>
    <w:p w14:paraId="4248E1F0" w14:textId="77777777" w:rsidR="0037568C" w:rsidRPr="008729E0" w:rsidRDefault="00990B07" w:rsidP="00A12433">
      <w:pPr>
        <w:rPr>
          <w:lang w:eastAsia="en-IN"/>
        </w:rPr>
      </w:pPr>
      <w:r w:rsidRPr="008729E0">
        <w:rPr>
          <w:lang w:eastAsia="en-IN"/>
        </w:rPr>
        <w:t>The views of philosophers on this problem</w:t>
      </w:r>
      <w:r w:rsidR="009D6B6A" w:rsidRPr="008729E0">
        <w:rPr>
          <w:lang w:eastAsia="en-IN"/>
        </w:rPr>
        <w:t xml:space="preserve"> </w:t>
      </w:r>
      <w:r w:rsidR="00AB5EA0" w:rsidRPr="008729E0">
        <w:rPr>
          <w:lang w:eastAsia="en-IN"/>
        </w:rPr>
        <w:t>can be classified into two major ideas:</w:t>
      </w:r>
    </w:p>
    <w:p w14:paraId="4248E1F1" w14:textId="77777777" w:rsidR="00150EC7" w:rsidRPr="008729E0" w:rsidRDefault="0037568C" w:rsidP="00A12433">
      <w:pPr>
        <w:pStyle w:val="ListParagraph"/>
        <w:numPr>
          <w:ilvl w:val="0"/>
          <w:numId w:val="3"/>
        </w:numPr>
        <w:rPr>
          <w:lang w:eastAsia="en-IN"/>
        </w:rPr>
      </w:pPr>
      <w:r w:rsidRPr="008729E0">
        <w:rPr>
          <w:lang w:eastAsia="en-IN"/>
        </w:rPr>
        <w:t>Reductionist &amp; Physicalist View</w:t>
      </w:r>
      <w:r w:rsidR="00050E2B" w:rsidRPr="008729E0">
        <w:rPr>
          <w:lang w:eastAsia="en-IN"/>
        </w:rPr>
        <w:t>: Based on the history of biology, one view is that, just as how incremental complexity in matter could create the mechanism of life, further incremental complexity in matter could explain the mind.</w:t>
      </w:r>
      <w:r w:rsidRPr="008729E0">
        <w:rPr>
          <w:rFonts w:cs="Times New Roman"/>
          <w:sz w:val="14"/>
          <w:szCs w:val="14"/>
          <w:lang w:eastAsia="en-IN"/>
        </w:rPr>
        <w:t>  </w:t>
      </w:r>
      <w:r w:rsidRPr="008729E0">
        <w:rPr>
          <w:lang w:eastAsia="en-IN"/>
        </w:rPr>
        <w:t xml:space="preserve">Daniel Dennett – says hard </w:t>
      </w:r>
      <w:r w:rsidRPr="008729E0">
        <w:rPr>
          <w:lang w:eastAsia="en-IN"/>
        </w:rPr>
        <w:lastRenderedPageBreak/>
        <w:t xml:space="preserve">prob. can be explained by physical processes, only need to answer easy </w:t>
      </w:r>
      <w:proofErr w:type="gramStart"/>
      <w:r w:rsidRPr="008729E0">
        <w:rPr>
          <w:lang w:eastAsia="en-IN"/>
        </w:rPr>
        <w:t>problems..</w:t>
      </w:r>
      <w:proofErr w:type="gramEnd"/>
      <w:r w:rsidR="0035362C" w:rsidRPr="008729E0">
        <w:rPr>
          <w:lang w:eastAsia="en-IN"/>
        </w:rPr>
        <w:t xml:space="preserve"> </w:t>
      </w:r>
      <w:r w:rsidRPr="008729E0">
        <w:rPr>
          <w:lang w:eastAsia="en-IN"/>
        </w:rPr>
        <w:t xml:space="preserve">Main argument is Hard problem of Life, History of </w:t>
      </w:r>
      <w:proofErr w:type="gramStart"/>
      <w:r w:rsidRPr="008729E0">
        <w:rPr>
          <w:lang w:eastAsia="en-IN"/>
        </w:rPr>
        <w:t>Science..</w:t>
      </w:r>
      <w:proofErr w:type="gramEnd"/>
      <w:r w:rsidRPr="008729E0">
        <w:rPr>
          <w:lang w:eastAsia="en-IN"/>
        </w:rPr>
        <w:t xml:space="preserve"> (Why need separate entity to explain consciousness)</w:t>
      </w:r>
      <w:r w:rsidR="00150EC7" w:rsidRPr="008729E0">
        <w:rPr>
          <w:lang w:eastAsia="en-IN"/>
        </w:rPr>
        <w:t xml:space="preserve">. </w:t>
      </w:r>
      <w:r w:rsidRPr="008729E0">
        <w:rPr>
          <w:lang w:eastAsia="en-IN"/>
        </w:rPr>
        <w:t xml:space="preserve">Non-Reductionist argument: Hard prob of life is about explaining functioning and dynamics of a system, whereas hp of c is seemingly not about functioning of a </w:t>
      </w:r>
      <w:proofErr w:type="gramStart"/>
      <w:r w:rsidRPr="008729E0">
        <w:rPr>
          <w:lang w:eastAsia="en-IN"/>
        </w:rPr>
        <w:t>system..</w:t>
      </w:r>
      <w:proofErr w:type="gramEnd"/>
    </w:p>
    <w:p w14:paraId="4248E1F2" w14:textId="77777777" w:rsidR="00150EC7" w:rsidRPr="008729E0" w:rsidRDefault="0037568C" w:rsidP="00A12433">
      <w:pPr>
        <w:pStyle w:val="ListParagraph"/>
        <w:numPr>
          <w:ilvl w:val="0"/>
          <w:numId w:val="3"/>
        </w:numPr>
        <w:rPr>
          <w:lang w:eastAsia="en-IN"/>
        </w:rPr>
      </w:pPr>
      <w:r w:rsidRPr="008729E0">
        <w:rPr>
          <w:rFonts w:cs="Times New Roman"/>
          <w:sz w:val="14"/>
          <w:szCs w:val="14"/>
          <w:lang w:eastAsia="en-IN"/>
        </w:rPr>
        <w:t>       </w:t>
      </w:r>
      <w:r w:rsidR="0026344B" w:rsidRPr="008729E0">
        <w:rPr>
          <w:lang w:eastAsia="en-IN"/>
        </w:rPr>
        <w:t xml:space="preserve">Non-reductionist </w:t>
      </w:r>
      <w:r w:rsidRPr="008729E0">
        <w:rPr>
          <w:lang w:eastAsia="en-IN"/>
        </w:rPr>
        <w:t>Views:</w:t>
      </w:r>
      <w:r w:rsidR="00150EC7" w:rsidRPr="008729E0">
        <w:rPr>
          <w:lang w:eastAsia="en-IN"/>
        </w:rPr>
        <w:t xml:space="preserve"> Accept Explanatory gap, but </w:t>
      </w:r>
    </w:p>
    <w:p w14:paraId="4248E1F3" w14:textId="77777777" w:rsidR="00150EC7" w:rsidRPr="008729E0" w:rsidRDefault="0037568C" w:rsidP="00A12433">
      <w:pPr>
        <w:pStyle w:val="ListParagraph"/>
        <w:numPr>
          <w:ilvl w:val="1"/>
          <w:numId w:val="3"/>
        </w:numPr>
        <w:rPr>
          <w:lang w:eastAsia="en-IN"/>
        </w:rPr>
      </w:pPr>
      <w:r w:rsidRPr="008729E0">
        <w:rPr>
          <w:lang w:eastAsia="en-IN"/>
        </w:rPr>
        <w:t xml:space="preserve">want </w:t>
      </w:r>
      <w:r w:rsidR="00BB4846" w:rsidRPr="008729E0">
        <w:rPr>
          <w:lang w:eastAsia="en-IN"/>
        </w:rPr>
        <w:t xml:space="preserve">to </w:t>
      </w:r>
      <w:r w:rsidRPr="008729E0">
        <w:rPr>
          <w:lang w:eastAsia="en-IN"/>
        </w:rPr>
        <w:t>solve/explain it in terms of physical components</w:t>
      </w:r>
      <w:r w:rsidR="00150EC7" w:rsidRPr="008729E0">
        <w:rPr>
          <w:lang w:eastAsia="en-IN"/>
        </w:rPr>
        <w:t xml:space="preserve"> OR </w:t>
      </w:r>
    </w:p>
    <w:p w14:paraId="4248E1F4" w14:textId="77777777" w:rsidR="00B07498" w:rsidRPr="008729E0" w:rsidRDefault="0037568C" w:rsidP="00A12433">
      <w:pPr>
        <w:pStyle w:val="ListParagraph"/>
        <w:numPr>
          <w:ilvl w:val="1"/>
          <w:numId w:val="3"/>
        </w:numPr>
        <w:rPr>
          <w:lang w:eastAsia="en-IN"/>
        </w:rPr>
      </w:pPr>
      <w:r w:rsidRPr="008729E0">
        <w:rPr>
          <w:rFonts w:cs="Times New Roman"/>
          <w:sz w:val="14"/>
          <w:szCs w:val="14"/>
          <w:lang w:eastAsia="en-IN"/>
        </w:rPr>
        <w:t> </w:t>
      </w:r>
      <w:r w:rsidRPr="008729E0">
        <w:rPr>
          <w:lang w:eastAsia="en-IN"/>
        </w:rPr>
        <w:t>Consciousness is regarded as an irreducible component of nature. These views tend to differ primarily on how they characterize the causal relationship between consciousness and the physical world.</w:t>
      </w:r>
    </w:p>
    <w:p w14:paraId="4248E1F5" w14:textId="77777777" w:rsidR="00B07498" w:rsidRPr="008729E0" w:rsidRDefault="0037568C" w:rsidP="00A12433">
      <w:pPr>
        <w:pStyle w:val="ListParagraph"/>
        <w:numPr>
          <w:ilvl w:val="2"/>
          <w:numId w:val="3"/>
        </w:numPr>
        <w:rPr>
          <w:lang w:eastAsia="en-IN"/>
        </w:rPr>
      </w:pPr>
      <w:r w:rsidRPr="008729E0">
        <w:rPr>
          <w:rFonts w:cs="Times New Roman"/>
          <w:sz w:val="14"/>
          <w:szCs w:val="14"/>
          <w:lang w:eastAsia="en-IN"/>
        </w:rPr>
        <w:t> </w:t>
      </w:r>
      <w:r w:rsidRPr="008729E0">
        <w:rPr>
          <w:lang w:eastAsia="en-IN"/>
        </w:rPr>
        <w:t> interactionist dualism -  consciousness has both physical causes and physical effects;</w:t>
      </w:r>
    </w:p>
    <w:p w14:paraId="4248E1F6" w14:textId="77777777" w:rsidR="00B07498" w:rsidRPr="008729E0" w:rsidRDefault="0037568C" w:rsidP="00A12433">
      <w:pPr>
        <w:pStyle w:val="ListParagraph"/>
        <w:numPr>
          <w:ilvl w:val="2"/>
          <w:numId w:val="3"/>
        </w:numPr>
        <w:rPr>
          <w:lang w:eastAsia="en-IN"/>
        </w:rPr>
      </w:pPr>
      <w:r w:rsidRPr="008729E0">
        <w:rPr>
          <w:lang w:eastAsia="en-IN"/>
        </w:rPr>
        <w:t>epiphenomenalism - consciousness has physical causes but no physical effects;</w:t>
      </w:r>
    </w:p>
    <w:p w14:paraId="4248E1F7" w14:textId="77777777" w:rsidR="00EE4827" w:rsidRDefault="0037568C" w:rsidP="00EE4827">
      <w:pPr>
        <w:pStyle w:val="ListParagraph"/>
        <w:numPr>
          <w:ilvl w:val="2"/>
          <w:numId w:val="3"/>
        </w:numPr>
        <w:rPr>
          <w:lang w:eastAsia="en-IN"/>
        </w:rPr>
      </w:pPr>
      <w:r w:rsidRPr="008729E0">
        <w:rPr>
          <w:lang w:eastAsia="en-IN"/>
        </w:rPr>
        <w:t>neutral monism - fundamental entity is neutral (neither/both physical or mental), other physical/mental entities are derived from this neutral entity (monism)</w:t>
      </w:r>
    </w:p>
    <w:p w14:paraId="4248E1F8" w14:textId="77777777" w:rsidR="00E87F49" w:rsidRDefault="00FE5AB7" w:rsidP="00EE4827">
      <w:pPr>
        <w:rPr>
          <w:rFonts w:eastAsia="Times New Roman" w:cs="Times New Roman"/>
          <w:lang w:eastAsia="en-IN"/>
        </w:rPr>
      </w:pPr>
      <w:r w:rsidRPr="00EE4827">
        <w:rPr>
          <w:rFonts w:eastAsia="Times New Roman" w:cs="Times New Roman"/>
          <w:lang w:eastAsia="en-IN"/>
        </w:rPr>
        <w:t xml:space="preserve">Till now we looked at the ideas of Western </w:t>
      </w:r>
      <w:proofErr w:type="gramStart"/>
      <w:r w:rsidR="00E87F49">
        <w:rPr>
          <w:rFonts w:eastAsia="Times New Roman" w:cs="Times New Roman"/>
          <w:lang w:eastAsia="en-IN"/>
        </w:rPr>
        <w:t>Philosophy..</w:t>
      </w:r>
      <w:proofErr w:type="gramEnd"/>
      <w:r w:rsidR="00E87F49">
        <w:rPr>
          <w:rFonts w:eastAsia="Times New Roman" w:cs="Times New Roman"/>
          <w:lang w:eastAsia="en-IN"/>
        </w:rPr>
        <w:t xml:space="preserve"> </w:t>
      </w:r>
      <w:proofErr w:type="spellStart"/>
      <w:r w:rsidR="00E87F49">
        <w:rPr>
          <w:rFonts w:eastAsia="Times New Roman" w:cs="Times New Roman"/>
          <w:lang w:eastAsia="en-IN"/>
        </w:rPr>
        <w:t>Lets</w:t>
      </w:r>
      <w:proofErr w:type="spellEnd"/>
      <w:r w:rsidR="00E87F49">
        <w:rPr>
          <w:rFonts w:eastAsia="Times New Roman" w:cs="Times New Roman"/>
          <w:lang w:eastAsia="en-IN"/>
        </w:rPr>
        <w:t xml:space="preserve"> also look at an overview of the different views of eastern philosophy on this </w:t>
      </w:r>
      <w:proofErr w:type="gramStart"/>
      <w:r w:rsidR="00E87F49">
        <w:rPr>
          <w:rFonts w:eastAsia="Times New Roman" w:cs="Times New Roman"/>
          <w:lang w:eastAsia="en-IN"/>
        </w:rPr>
        <w:t>problem..</w:t>
      </w:r>
      <w:proofErr w:type="gramEnd"/>
      <w:r w:rsidR="00E87F49">
        <w:rPr>
          <w:rFonts w:eastAsia="Times New Roman" w:cs="Times New Roman"/>
          <w:lang w:eastAsia="en-IN"/>
        </w:rPr>
        <w:t xml:space="preserve"> </w:t>
      </w:r>
    </w:p>
    <w:p w14:paraId="4248E1F9" w14:textId="77777777" w:rsidR="00872BF8" w:rsidRPr="0037568C" w:rsidRDefault="00872BF8" w:rsidP="00872BF8">
      <w:pPr>
        <w:rPr>
          <w:lang w:eastAsia="en-IN"/>
        </w:rPr>
      </w:pPr>
      <w:r w:rsidRPr="0037568C">
        <w:rPr>
          <w:lang w:eastAsia="en-IN"/>
        </w:rPr>
        <w:t xml:space="preserve">List of different schools of Indian philosophy; A major theme among most </w:t>
      </w:r>
      <w:r w:rsidR="00D048B5">
        <w:rPr>
          <w:lang w:eastAsia="en-IN"/>
        </w:rPr>
        <w:t>Easter</w:t>
      </w:r>
      <w:r w:rsidRPr="0037568C">
        <w:rPr>
          <w:lang w:eastAsia="en-IN"/>
        </w:rPr>
        <w:t>n</w:t>
      </w:r>
      <w:r w:rsidR="005260E2">
        <w:rPr>
          <w:lang w:eastAsia="en-IN"/>
        </w:rPr>
        <w:t>/Ancient</w:t>
      </w:r>
      <w:r w:rsidRPr="0037568C">
        <w:rPr>
          <w:lang w:eastAsia="en-IN"/>
        </w:rPr>
        <w:t xml:space="preserve"> philosophies was to find a solution to the problem of creation and cosmos by going inwards (inner experiences</w:t>
      </w:r>
      <w:proofErr w:type="gramStart"/>
      <w:r w:rsidRPr="0037568C">
        <w:rPr>
          <w:lang w:eastAsia="en-IN"/>
        </w:rPr>
        <w:t>)..</w:t>
      </w:r>
      <w:proofErr w:type="gramEnd"/>
      <w:r w:rsidRPr="0037568C">
        <w:rPr>
          <w:lang w:eastAsia="en-IN"/>
        </w:rPr>
        <w:t xml:space="preserve"> Since external experiences are be limited by our ability to interact with the external world (sense/motor organs</w:t>
      </w:r>
      <w:proofErr w:type="gramStart"/>
      <w:r w:rsidRPr="0037568C">
        <w:rPr>
          <w:lang w:eastAsia="en-IN"/>
        </w:rPr>
        <w:t>)..</w:t>
      </w:r>
      <w:proofErr w:type="gramEnd"/>
      <w:r w:rsidRPr="0037568C">
        <w:rPr>
          <w:lang w:eastAsia="en-IN"/>
        </w:rPr>
        <w:t>*confirm this from Vivekananda view</w:t>
      </w:r>
      <w:r>
        <w:rPr>
          <w:lang w:eastAsia="en-IN"/>
        </w:rPr>
        <w:t>.</w:t>
      </w:r>
      <w:r w:rsidR="005260E2">
        <w:rPr>
          <w:lang w:eastAsia="en-IN"/>
        </w:rPr>
        <w:t xml:space="preserve"> This is also true of many ancient </w:t>
      </w:r>
      <w:proofErr w:type="spellStart"/>
      <w:r w:rsidR="005260E2">
        <w:rPr>
          <w:lang w:eastAsia="en-IN"/>
        </w:rPr>
        <w:t>greek</w:t>
      </w:r>
      <w:proofErr w:type="spellEnd"/>
      <w:r w:rsidR="005260E2">
        <w:rPr>
          <w:lang w:eastAsia="en-IN"/>
        </w:rPr>
        <w:t xml:space="preserve"> philosophers</w:t>
      </w:r>
    </w:p>
    <w:p w14:paraId="4248E1FA" w14:textId="77777777" w:rsidR="00872BF8" w:rsidRPr="00EE4827" w:rsidRDefault="00872BF8" w:rsidP="00EE4827">
      <w:pPr>
        <w:rPr>
          <w:lang w:eastAsia="en-IN"/>
        </w:rPr>
      </w:pPr>
    </w:p>
    <w:p w14:paraId="4248E1FB" w14:textId="77777777" w:rsidR="0037568C" w:rsidRPr="0037568C" w:rsidRDefault="00662FE0" w:rsidP="0037568C">
      <w:pPr>
        <w:pStyle w:val="Heading1"/>
        <w:rPr>
          <w:rFonts w:eastAsia="Times New Roman"/>
          <w:color w:val="2F5496"/>
          <w:lang w:eastAsia="en-IN"/>
        </w:rPr>
      </w:pPr>
      <w:bookmarkStart w:id="18" w:name="m_5715008852003326213__Toc40429365"/>
      <w:bookmarkStart w:id="19" w:name="_Toc41142793"/>
      <w:r>
        <w:rPr>
          <w:rFonts w:eastAsia="Times New Roman"/>
          <w:lang w:eastAsia="en-IN"/>
        </w:rPr>
        <w:t>3</w:t>
      </w:r>
      <w:r w:rsidR="0037568C" w:rsidRPr="0037568C">
        <w:rPr>
          <w:rFonts w:eastAsia="Times New Roman"/>
          <w:lang w:eastAsia="en-IN"/>
        </w:rPr>
        <w:t>: Indian Philosophy – Introduction to Samkhya</w:t>
      </w:r>
      <w:bookmarkEnd w:id="18"/>
      <w:bookmarkEnd w:id="19"/>
    </w:p>
    <w:p w14:paraId="4248E1FC" w14:textId="77777777" w:rsidR="0037568C" w:rsidRPr="0037568C" w:rsidRDefault="0037568C" w:rsidP="0037568C">
      <w:pPr>
        <w:shd w:val="clear" w:color="auto" w:fill="FFFFFF"/>
        <w:spacing w:after="0" w:line="240" w:lineRule="auto"/>
        <w:rPr>
          <w:rFonts w:ascii="Arial" w:eastAsia="Times New Roman" w:hAnsi="Arial" w:cs="Arial"/>
          <w:color w:val="222222"/>
          <w:sz w:val="24"/>
          <w:szCs w:val="24"/>
          <w:lang w:eastAsia="en-IN"/>
        </w:rPr>
      </w:pPr>
      <w:r w:rsidRPr="0037568C">
        <w:rPr>
          <w:rFonts w:ascii="Arial" w:eastAsia="Times New Roman" w:hAnsi="Arial" w:cs="Arial"/>
          <w:color w:val="222222"/>
          <w:sz w:val="24"/>
          <w:szCs w:val="24"/>
          <w:lang w:eastAsia="en-IN"/>
        </w:rPr>
        <w:t> </w:t>
      </w:r>
    </w:p>
    <w:p w14:paraId="4248E1FD" w14:textId="77777777" w:rsidR="0037568C" w:rsidRPr="0037568C" w:rsidRDefault="0037568C" w:rsidP="008729E0">
      <w:pPr>
        <w:rPr>
          <w:lang w:eastAsia="en-IN"/>
        </w:rPr>
      </w:pPr>
      <w:r w:rsidRPr="0037568C">
        <w:rPr>
          <w:lang w:eastAsia="en-IN"/>
        </w:rPr>
        <w:t xml:space="preserve">Oldest philosophy - Samkhya year &amp; author Kapila, regarded as the father of philosophy. Samkhya is strongly dualist and atheist. </w:t>
      </w:r>
      <w:proofErr w:type="spellStart"/>
      <w:r w:rsidRPr="0037568C">
        <w:rPr>
          <w:lang w:eastAsia="en-IN"/>
        </w:rPr>
        <w:t>Sāmkhya</w:t>
      </w:r>
      <w:proofErr w:type="spellEnd"/>
      <w:r w:rsidRPr="0037568C">
        <w:rPr>
          <w:lang w:eastAsia="en-IN"/>
        </w:rPr>
        <w:t xml:space="preserve"> philosophy regards the universe as consisting of two independent, irreducible realities, </w:t>
      </w:r>
      <w:proofErr w:type="spellStart"/>
      <w:r w:rsidRPr="0037568C">
        <w:rPr>
          <w:lang w:eastAsia="en-IN"/>
        </w:rPr>
        <w:t>puruṣa</w:t>
      </w:r>
      <w:proofErr w:type="spellEnd"/>
      <w:r w:rsidRPr="0037568C">
        <w:rPr>
          <w:lang w:eastAsia="en-IN"/>
        </w:rPr>
        <w:t xml:space="preserve"> (consciousness) and </w:t>
      </w:r>
      <w:proofErr w:type="spellStart"/>
      <w:r w:rsidRPr="0037568C">
        <w:rPr>
          <w:lang w:eastAsia="en-IN"/>
        </w:rPr>
        <w:t>prakṛti</w:t>
      </w:r>
      <w:proofErr w:type="spellEnd"/>
      <w:r w:rsidRPr="0037568C">
        <w:rPr>
          <w:lang w:eastAsia="en-IN"/>
        </w:rPr>
        <w:t xml:space="preserve"> (matter). These two realities exist parallelly.</w:t>
      </w:r>
    </w:p>
    <w:p w14:paraId="4248E1FE" w14:textId="77777777" w:rsidR="0037568C" w:rsidRPr="0037568C" w:rsidRDefault="0037568C" w:rsidP="008729E0">
      <w:pPr>
        <w:rPr>
          <w:lang w:eastAsia="en-IN"/>
        </w:rPr>
      </w:pPr>
      <w:r w:rsidRPr="0037568C">
        <w:rPr>
          <w:lang w:eastAsia="en-IN"/>
        </w:rPr>
        <w:t xml:space="preserve">In Western philosophy, </w:t>
      </w:r>
      <w:proofErr w:type="spellStart"/>
      <w:r w:rsidRPr="0037568C">
        <w:rPr>
          <w:lang w:eastAsia="en-IN"/>
        </w:rPr>
        <w:t>eg.</w:t>
      </w:r>
      <w:proofErr w:type="spellEnd"/>
      <w:r w:rsidRPr="0037568C">
        <w:rPr>
          <w:lang w:eastAsia="en-IN"/>
        </w:rPr>
        <w:t xml:space="preserve"> Descartes, dualism is of mind &amp; body, and consciousness is a part of the mind. But consciousness talked about here is </w:t>
      </w:r>
      <w:proofErr w:type="gramStart"/>
      <w:r w:rsidRPr="0037568C">
        <w:rPr>
          <w:lang w:eastAsia="en-IN"/>
        </w:rPr>
        <w:t>different..</w:t>
      </w:r>
      <w:proofErr w:type="gramEnd"/>
      <w:r w:rsidRPr="0037568C">
        <w:rPr>
          <w:lang w:eastAsia="en-IN"/>
        </w:rPr>
        <w:t xml:space="preserve"> </w:t>
      </w:r>
      <w:proofErr w:type="spellStart"/>
      <w:r w:rsidRPr="0037568C">
        <w:rPr>
          <w:lang w:eastAsia="en-IN"/>
        </w:rPr>
        <w:t>Lets</w:t>
      </w:r>
      <w:proofErr w:type="spellEnd"/>
      <w:r w:rsidRPr="0037568C">
        <w:rPr>
          <w:lang w:eastAsia="en-IN"/>
        </w:rPr>
        <w:t xml:space="preserve"> understand that first before diving into </w:t>
      </w:r>
      <w:proofErr w:type="gramStart"/>
      <w:r w:rsidRPr="0037568C">
        <w:rPr>
          <w:lang w:eastAsia="en-IN"/>
        </w:rPr>
        <w:t>Samkhya..</w:t>
      </w:r>
      <w:proofErr w:type="gramEnd"/>
    </w:p>
    <w:p w14:paraId="4248E1FF" w14:textId="77777777" w:rsidR="0037568C" w:rsidRPr="0037568C" w:rsidRDefault="0037568C" w:rsidP="008729E0">
      <w:pPr>
        <w:rPr>
          <w:lang w:eastAsia="en-IN"/>
        </w:rPr>
      </w:pPr>
      <w:r w:rsidRPr="0037568C">
        <w:rPr>
          <w:rFonts w:ascii="Symbol" w:hAnsi="Symbol"/>
          <w:sz w:val="20"/>
          <w:szCs w:val="20"/>
          <w:lang w:eastAsia="en-IN"/>
        </w:rPr>
        <w:t></w:t>
      </w:r>
      <w:r w:rsidRPr="0037568C">
        <w:rPr>
          <w:rFonts w:ascii="Times New Roman" w:hAnsi="Times New Roman" w:cs="Times New Roman"/>
          <w:sz w:val="14"/>
          <w:szCs w:val="14"/>
          <w:lang w:eastAsia="en-IN"/>
        </w:rPr>
        <w:t>       </w:t>
      </w:r>
      <w:r w:rsidRPr="0037568C">
        <w:rPr>
          <w:lang w:eastAsia="en-IN"/>
        </w:rPr>
        <w:t xml:space="preserve">Derivation: Experiencer and </w:t>
      </w:r>
      <w:proofErr w:type="spellStart"/>
      <w:proofErr w:type="gramStart"/>
      <w:r w:rsidRPr="0037568C">
        <w:rPr>
          <w:lang w:eastAsia="en-IN"/>
        </w:rPr>
        <w:t>Experiencee</w:t>
      </w:r>
      <w:proofErr w:type="spellEnd"/>
      <w:r w:rsidRPr="0037568C">
        <w:rPr>
          <w:lang w:eastAsia="en-IN"/>
        </w:rPr>
        <w:t>..</w:t>
      </w:r>
      <w:proofErr w:type="gramEnd"/>
      <w:r w:rsidRPr="0037568C">
        <w:rPr>
          <w:lang w:eastAsia="en-IN"/>
        </w:rPr>
        <w:t xml:space="preserve"> First few verses from </w:t>
      </w:r>
      <w:proofErr w:type="spellStart"/>
      <w:r w:rsidRPr="0037568C">
        <w:rPr>
          <w:lang w:eastAsia="en-IN"/>
        </w:rPr>
        <w:t>Drg</w:t>
      </w:r>
      <w:proofErr w:type="spellEnd"/>
      <w:r w:rsidRPr="0037568C">
        <w:rPr>
          <w:lang w:eastAsia="en-IN"/>
        </w:rPr>
        <w:t xml:space="preserve"> Drsya Viveka</w:t>
      </w:r>
    </w:p>
    <w:p w14:paraId="4248E200" w14:textId="77777777" w:rsidR="0037568C" w:rsidRPr="0037568C" w:rsidRDefault="0037568C" w:rsidP="008729E0">
      <w:pPr>
        <w:rPr>
          <w:lang w:eastAsia="en-IN"/>
        </w:rPr>
      </w:pPr>
      <w:r w:rsidRPr="0037568C">
        <w:rPr>
          <w:rFonts w:ascii="Symbol" w:hAnsi="Symbol"/>
          <w:sz w:val="20"/>
          <w:szCs w:val="20"/>
          <w:lang w:eastAsia="en-IN"/>
        </w:rPr>
        <w:t></w:t>
      </w:r>
      <w:r w:rsidRPr="0037568C">
        <w:rPr>
          <w:rFonts w:ascii="Times New Roman" w:hAnsi="Times New Roman" w:cs="Times New Roman"/>
          <w:sz w:val="14"/>
          <w:szCs w:val="14"/>
          <w:lang w:eastAsia="en-IN"/>
        </w:rPr>
        <w:t>       </w:t>
      </w:r>
      <w:proofErr w:type="spellStart"/>
      <w:r w:rsidRPr="0037568C">
        <w:rPr>
          <w:lang w:eastAsia="en-IN"/>
        </w:rPr>
        <w:t>Brhdarnyaka</w:t>
      </w:r>
      <w:proofErr w:type="spellEnd"/>
      <w:r w:rsidRPr="0037568C">
        <w:rPr>
          <w:lang w:eastAsia="en-IN"/>
        </w:rPr>
        <w:t>/Katha Upanishad charioteer/passenger analogy</w:t>
      </w:r>
    </w:p>
    <w:p w14:paraId="4248E201" w14:textId="77777777" w:rsidR="0037568C" w:rsidRPr="0037568C" w:rsidRDefault="0037568C" w:rsidP="008729E0">
      <w:pPr>
        <w:rPr>
          <w:lang w:eastAsia="en-IN"/>
        </w:rPr>
      </w:pPr>
      <w:r w:rsidRPr="0037568C">
        <w:rPr>
          <w:rFonts w:ascii="Symbol" w:hAnsi="Symbol"/>
          <w:sz w:val="20"/>
          <w:szCs w:val="20"/>
          <w:lang w:eastAsia="en-IN"/>
        </w:rPr>
        <w:t></w:t>
      </w:r>
      <w:r w:rsidRPr="0037568C">
        <w:rPr>
          <w:rFonts w:ascii="Times New Roman" w:hAnsi="Times New Roman" w:cs="Times New Roman"/>
          <w:sz w:val="14"/>
          <w:szCs w:val="14"/>
          <w:lang w:eastAsia="en-IN"/>
        </w:rPr>
        <w:t>       </w:t>
      </w:r>
      <w:r w:rsidRPr="0037568C">
        <w:rPr>
          <w:lang w:eastAsia="en-IN"/>
        </w:rPr>
        <w:t xml:space="preserve">Five </w:t>
      </w:r>
      <w:proofErr w:type="gramStart"/>
      <w:r w:rsidRPr="0037568C">
        <w:rPr>
          <w:lang w:eastAsia="en-IN"/>
        </w:rPr>
        <w:t>Sheaths..</w:t>
      </w:r>
      <w:proofErr w:type="gramEnd"/>
    </w:p>
    <w:p w14:paraId="4248E202" w14:textId="77777777" w:rsidR="0037568C" w:rsidRPr="0037568C" w:rsidRDefault="0084678C" w:rsidP="008729E0">
      <w:pPr>
        <w:rPr>
          <w:lang w:eastAsia="en-IN"/>
        </w:rPr>
      </w:pPr>
      <w:r>
        <w:rPr>
          <w:lang w:eastAsia="en-IN"/>
        </w:rPr>
        <w:lastRenderedPageBreak/>
        <w:t xml:space="preserve">Counting 10 people </w:t>
      </w:r>
      <w:proofErr w:type="gramStart"/>
      <w:r>
        <w:rPr>
          <w:lang w:eastAsia="en-IN"/>
        </w:rPr>
        <w:t>story..</w:t>
      </w:r>
      <w:proofErr w:type="gramEnd"/>
      <w:r>
        <w:rPr>
          <w:lang w:eastAsia="en-IN"/>
        </w:rPr>
        <w:t xml:space="preserve"> only able to count 9, etc. </w:t>
      </w:r>
      <w:r w:rsidR="002E3954">
        <w:rPr>
          <w:lang w:eastAsia="en-IN"/>
        </w:rPr>
        <w:br/>
        <w:t>W</w:t>
      </w:r>
      <w:r>
        <w:rPr>
          <w:lang w:eastAsia="en-IN"/>
        </w:rPr>
        <w:t xml:space="preserve">hy this subjective self is not clearly identifiable? Neti </w:t>
      </w:r>
      <w:proofErr w:type="spellStart"/>
      <w:proofErr w:type="gramStart"/>
      <w:r>
        <w:rPr>
          <w:lang w:eastAsia="en-IN"/>
        </w:rPr>
        <w:t>neti</w:t>
      </w:r>
      <w:proofErr w:type="spellEnd"/>
      <w:r>
        <w:rPr>
          <w:lang w:eastAsia="en-IN"/>
        </w:rPr>
        <w:t>..</w:t>
      </w:r>
      <w:proofErr w:type="gramEnd"/>
      <w:r>
        <w:rPr>
          <w:lang w:eastAsia="en-IN"/>
        </w:rPr>
        <w:t xml:space="preserve"> Example of how we can perceive others’ body, mind thoughts, etc but not their </w:t>
      </w:r>
      <w:proofErr w:type="gramStart"/>
      <w:r>
        <w:rPr>
          <w:lang w:eastAsia="en-IN"/>
        </w:rPr>
        <w:t>awareness..</w:t>
      </w:r>
      <w:proofErr w:type="gramEnd"/>
      <w:r>
        <w:rPr>
          <w:lang w:eastAsia="en-IN"/>
        </w:rPr>
        <w:t xml:space="preserve"> </w:t>
      </w:r>
      <w:r w:rsidR="0037568C" w:rsidRPr="0037568C">
        <w:rPr>
          <w:lang w:eastAsia="en-IN"/>
        </w:rPr>
        <w:t>End with identification of innermost consciousness/awareness, Consciousness as the inner Witness</w:t>
      </w:r>
    </w:p>
    <w:p w14:paraId="4248E203" w14:textId="77777777" w:rsidR="0037568C" w:rsidRPr="0037568C" w:rsidRDefault="0037568C" w:rsidP="008729E0">
      <w:pPr>
        <w:rPr>
          <w:lang w:eastAsia="en-IN"/>
        </w:rPr>
      </w:pPr>
      <w:r w:rsidRPr="0037568C">
        <w:rPr>
          <w:lang w:eastAsia="en-IN"/>
        </w:rPr>
        <w:t> </w:t>
      </w:r>
    </w:p>
    <w:p w14:paraId="4248E204" w14:textId="77777777" w:rsidR="0037568C" w:rsidRPr="0037568C" w:rsidRDefault="00662FE0" w:rsidP="0037568C">
      <w:pPr>
        <w:pStyle w:val="Heading1"/>
        <w:rPr>
          <w:rFonts w:eastAsia="Times New Roman"/>
          <w:color w:val="2F5496"/>
          <w:lang w:eastAsia="en-IN"/>
        </w:rPr>
      </w:pPr>
      <w:bookmarkStart w:id="20" w:name="m_5715008852003326213__Toc40429366"/>
      <w:bookmarkStart w:id="21" w:name="_Toc41142794"/>
      <w:r>
        <w:rPr>
          <w:rFonts w:eastAsia="Times New Roman"/>
          <w:lang w:eastAsia="en-IN"/>
        </w:rPr>
        <w:t>4</w:t>
      </w:r>
      <w:r w:rsidR="0037568C" w:rsidRPr="0037568C">
        <w:rPr>
          <w:rFonts w:eastAsia="Times New Roman"/>
          <w:lang w:eastAsia="en-IN"/>
        </w:rPr>
        <w:t>: Samkhya – Evolution of Nature</w:t>
      </w:r>
      <w:bookmarkEnd w:id="20"/>
      <w:bookmarkEnd w:id="21"/>
    </w:p>
    <w:p w14:paraId="4248E205" w14:textId="77777777" w:rsidR="0037568C" w:rsidRPr="0037568C" w:rsidRDefault="0037568C" w:rsidP="0037568C">
      <w:pPr>
        <w:shd w:val="clear" w:color="auto" w:fill="FFFFFF"/>
        <w:spacing w:after="0" w:line="240" w:lineRule="auto"/>
        <w:rPr>
          <w:rFonts w:ascii="Arial" w:eastAsia="Times New Roman" w:hAnsi="Arial" w:cs="Arial"/>
          <w:color w:val="222222"/>
          <w:sz w:val="24"/>
          <w:szCs w:val="24"/>
          <w:lang w:eastAsia="en-IN"/>
        </w:rPr>
      </w:pPr>
      <w:r w:rsidRPr="0037568C">
        <w:rPr>
          <w:rFonts w:ascii="Arial" w:eastAsia="Times New Roman" w:hAnsi="Arial" w:cs="Arial"/>
          <w:color w:val="222222"/>
          <w:sz w:val="24"/>
          <w:szCs w:val="24"/>
          <w:lang w:eastAsia="en-IN"/>
        </w:rPr>
        <w:t> </w:t>
      </w:r>
    </w:p>
    <w:p w14:paraId="4248E206" w14:textId="77777777" w:rsidR="0037568C" w:rsidRPr="0037568C" w:rsidRDefault="0037568C" w:rsidP="008729E0">
      <w:pPr>
        <w:rPr>
          <w:lang w:eastAsia="en-IN"/>
        </w:rPr>
      </w:pPr>
      <w:r w:rsidRPr="0037568C">
        <w:rPr>
          <w:lang w:eastAsia="en-IN"/>
        </w:rPr>
        <w:t xml:space="preserve">Prakriti is the primordial matter, and source of all objects of the world. Talk about </w:t>
      </w:r>
      <w:proofErr w:type="spellStart"/>
      <w:r w:rsidRPr="0037568C">
        <w:rPr>
          <w:lang w:eastAsia="en-IN"/>
        </w:rPr>
        <w:t>Satkaryavada</w:t>
      </w:r>
      <w:proofErr w:type="spellEnd"/>
      <w:r w:rsidRPr="0037568C">
        <w:rPr>
          <w:lang w:eastAsia="en-IN"/>
        </w:rPr>
        <w:t xml:space="preserve"> </w:t>
      </w:r>
      <w:proofErr w:type="gramStart"/>
      <w:r w:rsidRPr="0037568C">
        <w:rPr>
          <w:lang w:eastAsia="en-IN"/>
        </w:rPr>
        <w:t>here..</w:t>
      </w:r>
      <w:proofErr w:type="gramEnd"/>
    </w:p>
    <w:p w14:paraId="4248E207" w14:textId="77777777" w:rsidR="0037568C" w:rsidRPr="0037568C" w:rsidRDefault="0037568C" w:rsidP="008729E0">
      <w:pPr>
        <w:rPr>
          <w:lang w:eastAsia="en-IN"/>
        </w:rPr>
      </w:pPr>
      <w:r w:rsidRPr="0037568C">
        <w:rPr>
          <w:lang w:eastAsia="en-IN"/>
        </w:rPr>
        <w:t xml:space="preserve">Explain Prakriti &amp; its evolutes first, top-down </w:t>
      </w:r>
      <w:proofErr w:type="gramStart"/>
      <w:r w:rsidRPr="0037568C">
        <w:rPr>
          <w:lang w:eastAsia="en-IN"/>
        </w:rPr>
        <w:t>approach..</w:t>
      </w:r>
      <w:proofErr w:type="gramEnd"/>
    </w:p>
    <w:p w14:paraId="4248E208" w14:textId="77777777" w:rsidR="0037568C" w:rsidRPr="0037568C" w:rsidRDefault="0037568C" w:rsidP="008729E0">
      <w:pPr>
        <w:rPr>
          <w:rFonts w:ascii="Calibri" w:hAnsi="Calibri"/>
          <w:lang w:eastAsia="en-IN"/>
        </w:rPr>
      </w:pPr>
      <w:r w:rsidRPr="0037568C">
        <w:rPr>
          <w:rFonts w:ascii="Calibri" w:hAnsi="Calibri"/>
          <w:lang w:eastAsia="en-IN"/>
        </w:rPr>
        <w:t>Talk about each evolute &amp; example of what it is.</w:t>
      </w:r>
    </w:p>
    <w:p w14:paraId="4248E209" w14:textId="77777777" w:rsidR="0037568C" w:rsidRPr="0037568C" w:rsidRDefault="0037568C" w:rsidP="008729E0">
      <w:pPr>
        <w:rPr>
          <w:rFonts w:ascii="Calibri" w:hAnsi="Calibri"/>
          <w:lang w:eastAsia="en-IN"/>
        </w:rPr>
      </w:pPr>
      <w:r w:rsidRPr="0037568C">
        <w:rPr>
          <w:rFonts w:ascii="Calibri" w:hAnsi="Calibri"/>
          <w:lang w:eastAsia="en-IN"/>
        </w:rPr>
        <w:t xml:space="preserve">How does the evolute come from </w:t>
      </w:r>
      <w:proofErr w:type="spellStart"/>
      <w:r w:rsidRPr="0037568C">
        <w:rPr>
          <w:rFonts w:ascii="Calibri" w:hAnsi="Calibri"/>
          <w:lang w:eastAsia="en-IN"/>
        </w:rPr>
        <w:t>evolvent</w:t>
      </w:r>
      <w:proofErr w:type="spellEnd"/>
      <w:r w:rsidRPr="0037568C">
        <w:rPr>
          <w:rFonts w:ascii="Calibri" w:hAnsi="Calibri"/>
          <w:lang w:eastAsia="en-IN"/>
        </w:rPr>
        <w:t>? Is it transformation/creation?</w:t>
      </w:r>
    </w:p>
    <w:p w14:paraId="4248E20A" w14:textId="77777777" w:rsidR="0037568C" w:rsidRPr="0037568C" w:rsidRDefault="0037568C" w:rsidP="008729E0">
      <w:pPr>
        <w:rPr>
          <w:rFonts w:ascii="Calibri" w:hAnsi="Calibri"/>
          <w:lang w:eastAsia="en-IN"/>
        </w:rPr>
      </w:pPr>
      <w:r w:rsidRPr="0037568C">
        <w:rPr>
          <w:rFonts w:ascii="Calibri" w:hAnsi="Calibri"/>
          <w:lang w:eastAsia="en-IN"/>
        </w:rPr>
        <w:t>Mention Internal organ &amp; External organ. Mind is a part of Nature here.</w:t>
      </w:r>
    </w:p>
    <w:p w14:paraId="4248E20B" w14:textId="77777777" w:rsidR="0037568C" w:rsidRPr="0037568C" w:rsidRDefault="0037568C" w:rsidP="008729E0">
      <w:pPr>
        <w:rPr>
          <w:lang w:eastAsia="en-IN"/>
        </w:rPr>
      </w:pPr>
      <w:r w:rsidRPr="0037568C">
        <w:rPr>
          <w:lang w:eastAsia="en-IN"/>
        </w:rPr>
        <w:t xml:space="preserve">Then bring in the role of the 3 </w:t>
      </w:r>
      <w:proofErr w:type="spellStart"/>
      <w:proofErr w:type="gramStart"/>
      <w:r w:rsidRPr="0037568C">
        <w:rPr>
          <w:lang w:eastAsia="en-IN"/>
        </w:rPr>
        <w:t>gunas</w:t>
      </w:r>
      <w:proofErr w:type="spellEnd"/>
      <w:r w:rsidRPr="0037568C">
        <w:rPr>
          <w:lang w:eastAsia="en-IN"/>
        </w:rPr>
        <w:t>..</w:t>
      </w:r>
      <w:proofErr w:type="gramEnd"/>
      <w:r w:rsidRPr="0037568C">
        <w:rPr>
          <w:lang w:eastAsia="en-IN"/>
        </w:rPr>
        <w:t xml:space="preserve"> </w:t>
      </w:r>
      <w:proofErr w:type="spellStart"/>
      <w:r w:rsidRPr="0037568C">
        <w:rPr>
          <w:lang w:eastAsia="en-IN"/>
        </w:rPr>
        <w:t>gunas</w:t>
      </w:r>
      <w:proofErr w:type="spellEnd"/>
      <w:r w:rsidRPr="0037568C">
        <w:rPr>
          <w:lang w:eastAsia="en-IN"/>
        </w:rPr>
        <w:t xml:space="preserve"> in equilibrium is Prakriti, when interact with Purusha, </w:t>
      </w:r>
      <w:proofErr w:type="spellStart"/>
      <w:r w:rsidRPr="0037568C">
        <w:rPr>
          <w:lang w:eastAsia="en-IN"/>
        </w:rPr>
        <w:t>gunas</w:t>
      </w:r>
      <w:proofErr w:type="spellEnd"/>
      <w:r w:rsidRPr="0037568C">
        <w:rPr>
          <w:lang w:eastAsia="en-IN"/>
        </w:rPr>
        <w:t xml:space="preserve"> get disturbed, Prakriti gets </w:t>
      </w:r>
      <w:proofErr w:type="gramStart"/>
      <w:r w:rsidRPr="0037568C">
        <w:rPr>
          <w:lang w:eastAsia="en-IN"/>
        </w:rPr>
        <w:t>manifested..</w:t>
      </w:r>
      <w:proofErr w:type="gramEnd"/>
    </w:p>
    <w:p w14:paraId="4248E20C" w14:textId="77777777" w:rsidR="0037568C" w:rsidRPr="0037568C" w:rsidRDefault="0037568C" w:rsidP="008729E0">
      <w:pPr>
        <w:rPr>
          <w:lang w:eastAsia="en-IN"/>
        </w:rPr>
      </w:pPr>
      <w:r w:rsidRPr="0037568C">
        <w:rPr>
          <w:lang w:eastAsia="en-IN"/>
        </w:rPr>
        <w:t xml:space="preserve">Nature of each </w:t>
      </w:r>
      <w:proofErr w:type="spellStart"/>
      <w:proofErr w:type="gramStart"/>
      <w:r w:rsidRPr="0037568C">
        <w:rPr>
          <w:lang w:eastAsia="en-IN"/>
        </w:rPr>
        <w:t>guna</w:t>
      </w:r>
      <w:proofErr w:type="spellEnd"/>
      <w:r w:rsidRPr="0037568C">
        <w:rPr>
          <w:lang w:eastAsia="en-IN"/>
        </w:rPr>
        <w:t>..</w:t>
      </w:r>
      <w:proofErr w:type="gramEnd"/>
      <w:r w:rsidRPr="0037568C">
        <w:rPr>
          <w:lang w:eastAsia="en-IN"/>
        </w:rPr>
        <w:t xml:space="preserve"> Combination of </w:t>
      </w:r>
      <w:proofErr w:type="spellStart"/>
      <w:r w:rsidRPr="0037568C">
        <w:rPr>
          <w:lang w:eastAsia="en-IN"/>
        </w:rPr>
        <w:t>gunas</w:t>
      </w:r>
      <w:proofErr w:type="spellEnd"/>
      <w:r w:rsidRPr="0037568C">
        <w:rPr>
          <w:lang w:eastAsia="en-IN"/>
        </w:rPr>
        <w:t xml:space="preserve"> forming different </w:t>
      </w:r>
      <w:proofErr w:type="gramStart"/>
      <w:r w:rsidRPr="0037568C">
        <w:rPr>
          <w:lang w:eastAsia="en-IN"/>
        </w:rPr>
        <w:t>objects..</w:t>
      </w:r>
      <w:proofErr w:type="gramEnd"/>
    </w:p>
    <w:p w14:paraId="4248E20D" w14:textId="77777777" w:rsidR="0037568C" w:rsidRPr="0037568C" w:rsidRDefault="0037568C" w:rsidP="008729E0">
      <w:pPr>
        <w:rPr>
          <w:lang w:eastAsia="en-IN"/>
        </w:rPr>
      </w:pPr>
      <w:r w:rsidRPr="0037568C">
        <w:rPr>
          <w:lang w:eastAsia="en-IN"/>
        </w:rPr>
        <w:t>Subtle Body &amp; Gross body</w:t>
      </w:r>
    </w:p>
    <w:p w14:paraId="4248E20E" w14:textId="77777777" w:rsidR="0037568C" w:rsidRPr="0037568C" w:rsidRDefault="00662FE0" w:rsidP="0037568C">
      <w:pPr>
        <w:pStyle w:val="Heading1"/>
        <w:rPr>
          <w:rFonts w:eastAsia="Times New Roman"/>
          <w:color w:val="2F5496"/>
          <w:lang w:eastAsia="en-IN"/>
        </w:rPr>
      </w:pPr>
      <w:bookmarkStart w:id="22" w:name="m_5715008852003326213__Toc40429367"/>
      <w:bookmarkStart w:id="23" w:name="_Toc41142795"/>
      <w:r>
        <w:rPr>
          <w:rFonts w:eastAsia="Times New Roman"/>
          <w:lang w:eastAsia="en-IN"/>
        </w:rPr>
        <w:t>5</w:t>
      </w:r>
      <w:r w:rsidR="0037568C" w:rsidRPr="0037568C">
        <w:rPr>
          <w:rFonts w:eastAsia="Times New Roman"/>
          <w:lang w:eastAsia="en-IN"/>
        </w:rPr>
        <w:t>: More on Samkhya</w:t>
      </w:r>
      <w:bookmarkEnd w:id="22"/>
      <w:bookmarkEnd w:id="23"/>
    </w:p>
    <w:p w14:paraId="4248E20F" w14:textId="77777777" w:rsidR="0037568C" w:rsidRPr="0037568C" w:rsidRDefault="0037568C" w:rsidP="0037568C">
      <w:pPr>
        <w:shd w:val="clear" w:color="auto" w:fill="FFFFFF"/>
        <w:spacing w:after="0" w:line="240" w:lineRule="auto"/>
        <w:rPr>
          <w:rFonts w:ascii="Arial" w:eastAsia="Times New Roman" w:hAnsi="Arial" w:cs="Arial"/>
          <w:color w:val="222222"/>
          <w:sz w:val="24"/>
          <w:szCs w:val="24"/>
          <w:lang w:eastAsia="en-IN"/>
        </w:rPr>
      </w:pPr>
      <w:r w:rsidRPr="0037568C">
        <w:rPr>
          <w:rFonts w:ascii="Arial" w:eastAsia="Times New Roman" w:hAnsi="Arial" w:cs="Arial"/>
          <w:color w:val="222222"/>
          <w:sz w:val="24"/>
          <w:szCs w:val="24"/>
          <w:lang w:eastAsia="en-IN"/>
        </w:rPr>
        <w:t> </w:t>
      </w:r>
    </w:p>
    <w:p w14:paraId="4248E210" w14:textId="77777777" w:rsidR="0037568C" w:rsidRPr="0037568C" w:rsidRDefault="0037568C" w:rsidP="008729E0">
      <w:pPr>
        <w:rPr>
          <w:lang w:eastAsia="en-IN"/>
        </w:rPr>
      </w:pPr>
      <w:r w:rsidRPr="0037568C">
        <w:rPr>
          <w:lang w:eastAsia="en-IN"/>
        </w:rPr>
        <w:t>Compare to ideas of Neutral Monism</w:t>
      </w:r>
    </w:p>
    <w:p w14:paraId="4248E211" w14:textId="77777777" w:rsidR="0037568C" w:rsidRPr="0037568C" w:rsidRDefault="0037568C" w:rsidP="008729E0">
      <w:pPr>
        <w:rPr>
          <w:lang w:eastAsia="en-IN"/>
        </w:rPr>
      </w:pPr>
      <w:r w:rsidRPr="0037568C">
        <w:rPr>
          <w:lang w:eastAsia="en-IN"/>
        </w:rPr>
        <w:t xml:space="preserve">How </w:t>
      </w:r>
      <w:proofErr w:type="spellStart"/>
      <w:r w:rsidRPr="0037568C">
        <w:rPr>
          <w:lang w:eastAsia="en-IN"/>
        </w:rPr>
        <w:t>Purusa</w:t>
      </w:r>
      <w:proofErr w:type="spellEnd"/>
      <w:r w:rsidRPr="0037568C">
        <w:rPr>
          <w:lang w:eastAsia="en-IN"/>
        </w:rPr>
        <w:t xml:space="preserve"> &amp; Prakriti work together/ </w:t>
      </w:r>
      <w:proofErr w:type="gramStart"/>
      <w:r w:rsidRPr="0037568C">
        <w:rPr>
          <w:lang w:eastAsia="en-IN"/>
        </w:rPr>
        <w:t>connect..</w:t>
      </w:r>
      <w:proofErr w:type="gramEnd"/>
    </w:p>
    <w:p w14:paraId="4248E212" w14:textId="77777777" w:rsidR="0037568C" w:rsidRPr="0037568C" w:rsidRDefault="0037568C" w:rsidP="008729E0">
      <w:pPr>
        <w:rPr>
          <w:rFonts w:ascii="Calibri" w:hAnsi="Calibri"/>
          <w:lang w:eastAsia="en-IN"/>
        </w:rPr>
      </w:pPr>
      <w:r w:rsidRPr="0037568C">
        <w:rPr>
          <w:rFonts w:ascii="Calibri" w:hAnsi="Calibri"/>
          <w:lang w:eastAsia="en-IN"/>
        </w:rPr>
        <w:t xml:space="preserve">Samkhya considers there to be multiple </w:t>
      </w:r>
      <w:proofErr w:type="spellStart"/>
      <w:r w:rsidRPr="0037568C">
        <w:rPr>
          <w:rFonts w:ascii="Calibri" w:hAnsi="Calibri"/>
          <w:lang w:eastAsia="en-IN"/>
        </w:rPr>
        <w:t>Purusas</w:t>
      </w:r>
      <w:proofErr w:type="spellEnd"/>
      <w:r w:rsidRPr="0037568C">
        <w:rPr>
          <w:rFonts w:ascii="Calibri" w:hAnsi="Calibri"/>
          <w:lang w:eastAsia="en-IN"/>
        </w:rPr>
        <w:t xml:space="preserve">. But Prakriti is a single eternal entity. Each </w:t>
      </w:r>
      <w:proofErr w:type="spellStart"/>
      <w:r w:rsidRPr="0037568C">
        <w:rPr>
          <w:rFonts w:ascii="Calibri" w:hAnsi="Calibri"/>
          <w:lang w:eastAsia="en-IN"/>
        </w:rPr>
        <w:t>Purusa</w:t>
      </w:r>
      <w:proofErr w:type="spellEnd"/>
      <w:r w:rsidRPr="0037568C">
        <w:rPr>
          <w:rFonts w:ascii="Calibri" w:hAnsi="Calibri"/>
          <w:lang w:eastAsia="en-IN"/>
        </w:rPr>
        <w:t xml:space="preserve"> is said to be infinite. How can there be multiple infinities? Light from multiple sources </w:t>
      </w:r>
      <w:proofErr w:type="gramStart"/>
      <w:r w:rsidRPr="0037568C">
        <w:rPr>
          <w:rFonts w:ascii="Calibri" w:hAnsi="Calibri"/>
          <w:lang w:eastAsia="en-IN"/>
        </w:rPr>
        <w:t>example..</w:t>
      </w:r>
      <w:proofErr w:type="gramEnd"/>
    </w:p>
    <w:p w14:paraId="4248E213" w14:textId="77777777" w:rsidR="0037568C" w:rsidRPr="0037568C" w:rsidRDefault="0037568C" w:rsidP="008729E0">
      <w:pPr>
        <w:rPr>
          <w:rFonts w:ascii="Calibri" w:hAnsi="Calibri"/>
          <w:lang w:eastAsia="en-IN"/>
        </w:rPr>
      </w:pPr>
      <w:r w:rsidRPr="0037568C">
        <w:rPr>
          <w:rFonts w:ascii="Calibri" w:hAnsi="Calibri"/>
          <w:lang w:eastAsia="en-IN"/>
        </w:rPr>
        <w:t xml:space="preserve">Lame man &amp; blind man example story &amp; reflection of </w:t>
      </w:r>
      <w:proofErr w:type="spellStart"/>
      <w:r w:rsidRPr="0037568C">
        <w:rPr>
          <w:rFonts w:ascii="Calibri" w:hAnsi="Calibri"/>
          <w:lang w:eastAsia="en-IN"/>
        </w:rPr>
        <w:t>Purusa</w:t>
      </w:r>
      <w:proofErr w:type="spellEnd"/>
      <w:r w:rsidRPr="0037568C">
        <w:rPr>
          <w:rFonts w:ascii="Calibri" w:hAnsi="Calibri"/>
          <w:lang w:eastAsia="en-IN"/>
        </w:rPr>
        <w:t xml:space="preserve"> in intellect forming self-</w:t>
      </w:r>
      <w:proofErr w:type="gramStart"/>
      <w:r w:rsidRPr="0037568C">
        <w:rPr>
          <w:rFonts w:ascii="Calibri" w:hAnsi="Calibri"/>
          <w:lang w:eastAsia="en-IN"/>
        </w:rPr>
        <w:t>consciousness..</w:t>
      </w:r>
      <w:proofErr w:type="gramEnd"/>
      <w:r w:rsidRPr="0037568C">
        <w:rPr>
          <w:rFonts w:ascii="Calibri" w:hAnsi="Calibri"/>
          <w:lang w:eastAsia="en-IN"/>
        </w:rPr>
        <w:t xml:space="preserve"> Difference between consciousness &amp; self-</w:t>
      </w:r>
      <w:proofErr w:type="gramStart"/>
      <w:r w:rsidRPr="0037568C">
        <w:rPr>
          <w:rFonts w:ascii="Calibri" w:hAnsi="Calibri"/>
          <w:lang w:eastAsia="en-IN"/>
        </w:rPr>
        <w:t>consciousness..</w:t>
      </w:r>
      <w:proofErr w:type="gramEnd"/>
    </w:p>
    <w:p w14:paraId="4248E214" w14:textId="77777777" w:rsidR="0037568C" w:rsidRPr="0037568C" w:rsidRDefault="0037568C" w:rsidP="008729E0">
      <w:pPr>
        <w:rPr>
          <w:lang w:eastAsia="en-IN"/>
        </w:rPr>
      </w:pPr>
      <w:r w:rsidRPr="0037568C">
        <w:rPr>
          <w:lang w:eastAsia="en-IN"/>
        </w:rPr>
        <w:t xml:space="preserve">Evolution in </w:t>
      </w:r>
      <w:proofErr w:type="gramStart"/>
      <w:r w:rsidRPr="0037568C">
        <w:rPr>
          <w:lang w:eastAsia="en-IN"/>
        </w:rPr>
        <w:t>Samkhya..</w:t>
      </w:r>
      <w:proofErr w:type="gramEnd"/>
      <w:r w:rsidRPr="0037568C">
        <w:rPr>
          <w:lang w:eastAsia="en-IN"/>
        </w:rPr>
        <w:t xml:space="preserve"> is it individual/cosmic level? Maybe </w:t>
      </w:r>
      <w:proofErr w:type="gramStart"/>
      <w:r w:rsidRPr="0037568C">
        <w:rPr>
          <w:lang w:eastAsia="en-IN"/>
        </w:rPr>
        <w:t>both..</w:t>
      </w:r>
      <w:proofErr w:type="gramEnd"/>
      <w:r w:rsidRPr="0037568C">
        <w:rPr>
          <w:lang w:eastAsia="en-IN"/>
        </w:rPr>
        <w:t xml:space="preserve"> individual is a replica of cosmic</w:t>
      </w:r>
    </w:p>
    <w:p w14:paraId="4248E215" w14:textId="77777777" w:rsidR="0037568C" w:rsidRPr="0037568C" w:rsidRDefault="0037568C" w:rsidP="008729E0">
      <w:pPr>
        <w:rPr>
          <w:lang w:eastAsia="en-IN"/>
        </w:rPr>
      </w:pPr>
      <w:r w:rsidRPr="0037568C">
        <w:rPr>
          <w:lang w:eastAsia="en-IN"/>
        </w:rPr>
        <w:t xml:space="preserve">Samkhya’s answers to easy &amp; hard prob of </w:t>
      </w:r>
      <w:proofErr w:type="gramStart"/>
      <w:r w:rsidRPr="0037568C">
        <w:rPr>
          <w:lang w:eastAsia="en-IN"/>
        </w:rPr>
        <w:t>consciousness..</w:t>
      </w:r>
      <w:proofErr w:type="gramEnd"/>
    </w:p>
    <w:p w14:paraId="4248E216" w14:textId="77777777" w:rsidR="0037568C" w:rsidRPr="0037568C" w:rsidRDefault="00662FE0" w:rsidP="0037568C">
      <w:pPr>
        <w:pStyle w:val="Heading1"/>
        <w:rPr>
          <w:rFonts w:eastAsia="Times New Roman"/>
          <w:color w:val="2F5496"/>
          <w:lang w:eastAsia="en-IN"/>
        </w:rPr>
      </w:pPr>
      <w:bookmarkStart w:id="24" w:name="m_5715008852003326213__Toc40429368"/>
      <w:bookmarkStart w:id="25" w:name="_Toc41142796"/>
      <w:r>
        <w:rPr>
          <w:rFonts w:eastAsia="Times New Roman"/>
          <w:lang w:eastAsia="en-IN"/>
        </w:rPr>
        <w:t>6</w:t>
      </w:r>
      <w:r w:rsidR="0037568C" w:rsidRPr="0037568C">
        <w:rPr>
          <w:rFonts w:eastAsia="Times New Roman"/>
          <w:lang w:eastAsia="en-IN"/>
        </w:rPr>
        <w:t>: Introduction to Vedanta</w:t>
      </w:r>
      <w:bookmarkEnd w:id="24"/>
      <w:bookmarkEnd w:id="25"/>
    </w:p>
    <w:p w14:paraId="4248E217" w14:textId="77777777" w:rsidR="0037568C" w:rsidRPr="0037568C" w:rsidRDefault="0037568C" w:rsidP="0037568C">
      <w:pPr>
        <w:shd w:val="clear" w:color="auto" w:fill="FFFFFF"/>
        <w:spacing w:after="0" w:line="240" w:lineRule="auto"/>
        <w:rPr>
          <w:rFonts w:ascii="Arial" w:eastAsia="Times New Roman" w:hAnsi="Arial" w:cs="Arial"/>
          <w:color w:val="222222"/>
          <w:sz w:val="24"/>
          <w:szCs w:val="24"/>
          <w:lang w:eastAsia="en-IN"/>
        </w:rPr>
      </w:pPr>
      <w:r w:rsidRPr="0037568C">
        <w:rPr>
          <w:rFonts w:ascii="Arial" w:eastAsia="Times New Roman" w:hAnsi="Arial" w:cs="Arial"/>
          <w:color w:val="222222"/>
          <w:sz w:val="24"/>
          <w:szCs w:val="24"/>
          <w:lang w:eastAsia="en-IN"/>
        </w:rPr>
        <w:t> </w:t>
      </w:r>
    </w:p>
    <w:p w14:paraId="4248E218" w14:textId="77777777" w:rsidR="0037568C" w:rsidRPr="0037568C" w:rsidRDefault="0037568C" w:rsidP="008729E0">
      <w:pPr>
        <w:rPr>
          <w:lang w:eastAsia="en-IN"/>
        </w:rPr>
      </w:pPr>
      <w:proofErr w:type="gramStart"/>
      <w:r w:rsidRPr="0037568C">
        <w:rPr>
          <w:lang w:eastAsia="en-IN"/>
        </w:rPr>
        <w:t>Vedanta..</w:t>
      </w:r>
      <w:proofErr w:type="gramEnd"/>
      <w:r w:rsidRPr="0037568C">
        <w:rPr>
          <w:lang w:eastAsia="en-IN"/>
        </w:rPr>
        <w:t xml:space="preserve"> introduction &amp; main </w:t>
      </w:r>
      <w:proofErr w:type="gramStart"/>
      <w:r w:rsidRPr="0037568C">
        <w:rPr>
          <w:lang w:eastAsia="en-IN"/>
        </w:rPr>
        <w:t>theme..</w:t>
      </w:r>
      <w:proofErr w:type="gramEnd"/>
      <w:r w:rsidRPr="0037568C">
        <w:rPr>
          <w:lang w:eastAsia="en-IN"/>
        </w:rPr>
        <w:t xml:space="preserve"> mainly focussing on Advaita here</w:t>
      </w:r>
    </w:p>
    <w:p w14:paraId="4248E219" w14:textId="77777777" w:rsidR="0037568C" w:rsidRPr="0037568C" w:rsidRDefault="0037568C" w:rsidP="008729E0">
      <w:pPr>
        <w:rPr>
          <w:lang w:eastAsia="en-IN"/>
        </w:rPr>
      </w:pPr>
      <w:r w:rsidRPr="0037568C">
        <w:rPr>
          <w:b/>
          <w:bCs/>
          <w:u w:val="single"/>
          <w:lang w:eastAsia="en-IN"/>
        </w:rPr>
        <w:t xml:space="preserve">Step </w:t>
      </w:r>
      <w:proofErr w:type="gramStart"/>
      <w:r w:rsidRPr="0037568C">
        <w:rPr>
          <w:b/>
          <w:bCs/>
          <w:u w:val="single"/>
          <w:lang w:eastAsia="en-IN"/>
        </w:rPr>
        <w:t>1 :</w:t>
      </w:r>
      <w:proofErr w:type="gramEnd"/>
      <w:r w:rsidRPr="0037568C">
        <w:rPr>
          <w:u w:val="single"/>
          <w:lang w:eastAsia="en-IN"/>
        </w:rPr>
        <w:t xml:space="preserve"> Not many individual </w:t>
      </w:r>
      <w:proofErr w:type="spellStart"/>
      <w:r w:rsidRPr="0037568C">
        <w:rPr>
          <w:u w:val="single"/>
          <w:lang w:eastAsia="en-IN"/>
        </w:rPr>
        <w:t>Purusas</w:t>
      </w:r>
      <w:proofErr w:type="spellEnd"/>
      <w:r w:rsidRPr="0037568C">
        <w:rPr>
          <w:u w:val="single"/>
          <w:lang w:eastAsia="en-IN"/>
        </w:rPr>
        <w:t>.. One Brahman</w:t>
      </w:r>
    </w:p>
    <w:p w14:paraId="4248E21A" w14:textId="77777777" w:rsidR="0037568C" w:rsidRPr="0037568C" w:rsidRDefault="0037568C" w:rsidP="008729E0">
      <w:pPr>
        <w:rPr>
          <w:lang w:eastAsia="en-IN"/>
        </w:rPr>
      </w:pPr>
      <w:r w:rsidRPr="0037568C">
        <w:rPr>
          <w:lang w:eastAsia="en-IN"/>
        </w:rPr>
        <w:lastRenderedPageBreak/>
        <w:t xml:space="preserve">Argument to Sankhya: It Is Prakriti which ‘apparently’ differentiates </w:t>
      </w:r>
      <w:proofErr w:type="gramStart"/>
      <w:r w:rsidRPr="0037568C">
        <w:rPr>
          <w:lang w:eastAsia="en-IN"/>
        </w:rPr>
        <w:t>consciousness..</w:t>
      </w:r>
      <w:proofErr w:type="gramEnd"/>
      <w:r w:rsidRPr="0037568C">
        <w:rPr>
          <w:lang w:eastAsia="en-IN"/>
        </w:rPr>
        <w:t xml:space="preserve"> Multiple </w:t>
      </w:r>
      <w:proofErr w:type="spellStart"/>
      <w:r w:rsidRPr="0037568C">
        <w:rPr>
          <w:lang w:eastAsia="en-IN"/>
        </w:rPr>
        <w:t>Purusas</w:t>
      </w:r>
      <w:proofErr w:type="spellEnd"/>
      <w:r w:rsidRPr="0037568C">
        <w:rPr>
          <w:lang w:eastAsia="en-IN"/>
        </w:rPr>
        <w:t xml:space="preserve"> not </w:t>
      </w:r>
      <w:proofErr w:type="gramStart"/>
      <w:r w:rsidRPr="0037568C">
        <w:rPr>
          <w:lang w:eastAsia="en-IN"/>
        </w:rPr>
        <w:t>required..</w:t>
      </w:r>
      <w:proofErr w:type="gramEnd"/>
      <w:r w:rsidRPr="0037568C">
        <w:rPr>
          <w:lang w:eastAsia="en-IN"/>
        </w:rPr>
        <w:t xml:space="preserve"> Pots in Space example, Sunlight reflected in multiple pots of water </w:t>
      </w:r>
      <w:proofErr w:type="gramStart"/>
      <w:r w:rsidRPr="0037568C">
        <w:rPr>
          <w:lang w:eastAsia="en-IN"/>
        </w:rPr>
        <w:t>example..</w:t>
      </w:r>
      <w:proofErr w:type="gramEnd"/>
      <w:r w:rsidRPr="0037568C">
        <w:rPr>
          <w:lang w:eastAsia="en-IN"/>
        </w:rPr>
        <w:t>(</w:t>
      </w:r>
      <w:proofErr w:type="spellStart"/>
      <w:r w:rsidRPr="0037568C">
        <w:rPr>
          <w:lang w:eastAsia="en-IN"/>
        </w:rPr>
        <w:t>chidabhasa</w:t>
      </w:r>
      <w:proofErr w:type="spellEnd"/>
      <w:r w:rsidRPr="0037568C">
        <w:rPr>
          <w:lang w:eastAsia="en-IN"/>
        </w:rPr>
        <w:t>)</w:t>
      </w:r>
    </w:p>
    <w:p w14:paraId="4248E21B" w14:textId="77777777" w:rsidR="0037568C" w:rsidRPr="0037568C" w:rsidRDefault="0037568C" w:rsidP="008729E0">
      <w:pPr>
        <w:rPr>
          <w:lang w:eastAsia="en-IN"/>
        </w:rPr>
      </w:pPr>
      <w:r w:rsidRPr="0037568C">
        <w:rPr>
          <w:b/>
          <w:bCs/>
          <w:u w:val="single"/>
          <w:lang w:eastAsia="en-IN"/>
        </w:rPr>
        <w:t>Step 2:</w:t>
      </w:r>
      <w:r w:rsidRPr="0037568C">
        <w:rPr>
          <w:u w:val="single"/>
          <w:lang w:eastAsia="en-IN"/>
        </w:rPr>
        <w:t xml:space="preserve"> No separate </w:t>
      </w:r>
      <w:proofErr w:type="gramStart"/>
      <w:r w:rsidRPr="0037568C">
        <w:rPr>
          <w:u w:val="single"/>
          <w:lang w:eastAsia="en-IN"/>
        </w:rPr>
        <w:t>Prakriti..</w:t>
      </w:r>
      <w:proofErr w:type="gramEnd"/>
      <w:r w:rsidRPr="0037568C">
        <w:rPr>
          <w:u w:val="single"/>
          <w:lang w:eastAsia="en-IN"/>
        </w:rPr>
        <w:t xml:space="preserve"> Maya arising in Brahman</w:t>
      </w:r>
    </w:p>
    <w:p w14:paraId="4248E21C" w14:textId="77777777" w:rsidR="0037568C" w:rsidRPr="0037568C" w:rsidRDefault="0037568C" w:rsidP="008729E0">
      <w:pPr>
        <w:rPr>
          <w:lang w:eastAsia="en-IN"/>
        </w:rPr>
      </w:pPr>
      <w:r w:rsidRPr="0037568C">
        <w:rPr>
          <w:lang w:eastAsia="en-IN"/>
        </w:rPr>
        <w:t xml:space="preserve">Idea of different states of consciousness, from </w:t>
      </w:r>
      <w:proofErr w:type="spellStart"/>
      <w:r w:rsidRPr="0037568C">
        <w:rPr>
          <w:lang w:eastAsia="en-IN"/>
        </w:rPr>
        <w:t>Mandukya</w:t>
      </w:r>
      <w:proofErr w:type="spellEnd"/>
      <w:r w:rsidRPr="0037568C">
        <w:rPr>
          <w:lang w:eastAsia="en-IN"/>
        </w:rPr>
        <w:t xml:space="preserve"> Upanishad, arguments for Consciousness as underlying constant</w:t>
      </w:r>
    </w:p>
    <w:p w14:paraId="4248E21D" w14:textId="77777777" w:rsidR="0037568C" w:rsidRPr="0037568C" w:rsidRDefault="0037568C" w:rsidP="008729E0">
      <w:pPr>
        <w:rPr>
          <w:lang w:eastAsia="en-IN"/>
        </w:rPr>
      </w:pPr>
      <w:r w:rsidRPr="0037568C">
        <w:rPr>
          <w:lang w:eastAsia="en-IN"/>
        </w:rPr>
        <w:t xml:space="preserve">Definition of true </w:t>
      </w:r>
      <w:proofErr w:type="gramStart"/>
      <w:r w:rsidRPr="0037568C">
        <w:rPr>
          <w:lang w:eastAsia="en-IN"/>
        </w:rPr>
        <w:t>reality..</w:t>
      </w:r>
      <w:proofErr w:type="gramEnd"/>
      <w:r w:rsidRPr="0037568C">
        <w:rPr>
          <w:lang w:eastAsia="en-IN"/>
        </w:rPr>
        <w:t xml:space="preserve"> consciousness is always present, unchanging &amp; self-intimating (some more simple thought experiments</w:t>
      </w:r>
      <w:proofErr w:type="gramStart"/>
      <w:r w:rsidRPr="0037568C">
        <w:rPr>
          <w:lang w:eastAsia="en-IN"/>
        </w:rPr>
        <w:t>)..</w:t>
      </w:r>
      <w:proofErr w:type="gramEnd"/>
    </w:p>
    <w:p w14:paraId="4248E21E" w14:textId="77777777" w:rsidR="0037568C" w:rsidRPr="0037568C" w:rsidRDefault="0037568C" w:rsidP="008729E0">
      <w:pPr>
        <w:rPr>
          <w:lang w:eastAsia="en-IN"/>
        </w:rPr>
      </w:pPr>
      <w:r w:rsidRPr="0037568C">
        <w:rPr>
          <w:lang w:eastAsia="en-IN"/>
        </w:rPr>
        <w:t xml:space="preserve">3 different levels of </w:t>
      </w:r>
      <w:proofErr w:type="gramStart"/>
      <w:r w:rsidRPr="0037568C">
        <w:rPr>
          <w:lang w:eastAsia="en-IN"/>
        </w:rPr>
        <w:t>reality..</w:t>
      </w:r>
      <w:proofErr w:type="gramEnd"/>
    </w:p>
    <w:p w14:paraId="4248E21F" w14:textId="77777777" w:rsidR="0037568C" w:rsidRPr="0037568C" w:rsidRDefault="0037568C" w:rsidP="0037568C">
      <w:pPr>
        <w:shd w:val="clear" w:color="auto" w:fill="FFFFFF"/>
        <w:spacing w:after="0" w:line="240" w:lineRule="auto"/>
        <w:rPr>
          <w:rFonts w:ascii="Arial" w:eastAsia="Times New Roman" w:hAnsi="Arial" w:cs="Arial"/>
          <w:color w:val="222222"/>
          <w:sz w:val="24"/>
          <w:szCs w:val="24"/>
          <w:lang w:eastAsia="en-IN"/>
        </w:rPr>
      </w:pPr>
      <w:r w:rsidRPr="0037568C">
        <w:rPr>
          <w:rFonts w:ascii="Arial" w:eastAsia="Times New Roman" w:hAnsi="Arial" w:cs="Arial"/>
          <w:color w:val="222222"/>
          <w:sz w:val="24"/>
          <w:szCs w:val="24"/>
          <w:lang w:eastAsia="en-IN"/>
        </w:rPr>
        <w:t xml:space="preserve">Where does Prakriti/Maya arise from? Efficient cause &amp; material </w:t>
      </w:r>
      <w:proofErr w:type="gramStart"/>
      <w:r w:rsidRPr="0037568C">
        <w:rPr>
          <w:rFonts w:ascii="Arial" w:eastAsia="Times New Roman" w:hAnsi="Arial" w:cs="Arial"/>
          <w:color w:val="222222"/>
          <w:sz w:val="24"/>
          <w:szCs w:val="24"/>
          <w:lang w:eastAsia="en-IN"/>
        </w:rPr>
        <w:t>cause..</w:t>
      </w:r>
      <w:proofErr w:type="gramEnd"/>
      <w:r w:rsidRPr="0037568C">
        <w:rPr>
          <w:rFonts w:ascii="Arial" w:eastAsia="Times New Roman" w:hAnsi="Arial" w:cs="Arial"/>
          <w:color w:val="222222"/>
          <w:sz w:val="24"/>
          <w:szCs w:val="24"/>
          <w:lang w:eastAsia="en-IN"/>
        </w:rPr>
        <w:t xml:space="preserve"> potter &amp; clay for pot.</w:t>
      </w:r>
    </w:p>
    <w:p w14:paraId="4248E220" w14:textId="77777777" w:rsidR="0037568C" w:rsidRDefault="00662FE0" w:rsidP="0037568C">
      <w:pPr>
        <w:pStyle w:val="Heading1"/>
        <w:rPr>
          <w:rFonts w:eastAsia="Times New Roman"/>
          <w:lang w:eastAsia="en-IN"/>
        </w:rPr>
      </w:pPr>
      <w:bookmarkStart w:id="26" w:name="m_5715008852003326213__Toc40429369"/>
      <w:bookmarkStart w:id="27" w:name="_Toc41142797"/>
      <w:r>
        <w:rPr>
          <w:color w:val="1F497D" w:themeColor="text2"/>
        </w:rPr>
        <w:t>7</w:t>
      </w:r>
      <w:r w:rsidR="0037568C" w:rsidRPr="0037568C">
        <w:rPr>
          <w:color w:val="1F497D" w:themeColor="text2"/>
        </w:rPr>
        <w:t>:</w:t>
      </w:r>
      <w:r w:rsidR="0037568C" w:rsidRPr="0037568C">
        <w:rPr>
          <w:rFonts w:eastAsia="Times New Roman"/>
          <w:color w:val="222222"/>
          <w:lang w:eastAsia="en-IN"/>
        </w:rPr>
        <w:t> </w:t>
      </w:r>
      <w:bookmarkEnd w:id="26"/>
      <w:r w:rsidR="0037568C" w:rsidRPr="0037568C">
        <w:rPr>
          <w:rFonts w:eastAsia="Times New Roman"/>
          <w:lang w:eastAsia="en-IN"/>
        </w:rPr>
        <w:t>Recap &amp; Purpose of these philosophies</w:t>
      </w:r>
      <w:bookmarkEnd w:id="27"/>
    </w:p>
    <w:p w14:paraId="4248E221" w14:textId="77777777" w:rsidR="008729E0" w:rsidRPr="008729E0" w:rsidRDefault="008729E0" w:rsidP="008729E0">
      <w:pPr>
        <w:rPr>
          <w:lang w:eastAsia="en-IN"/>
        </w:rPr>
      </w:pPr>
    </w:p>
    <w:p w14:paraId="4248E222" w14:textId="77777777" w:rsidR="0037568C" w:rsidRPr="0037568C" w:rsidRDefault="0037568C" w:rsidP="008729E0">
      <w:pPr>
        <w:rPr>
          <w:lang w:eastAsia="en-IN"/>
        </w:rPr>
      </w:pPr>
      <w:r w:rsidRPr="0037568C">
        <w:rPr>
          <w:lang w:eastAsia="en-IN"/>
        </w:rPr>
        <w:t xml:space="preserve">Part 1: Other </w:t>
      </w:r>
      <w:proofErr w:type="gramStart"/>
      <w:r w:rsidRPr="0037568C">
        <w:rPr>
          <w:lang w:eastAsia="en-IN"/>
        </w:rPr>
        <w:t>topics..</w:t>
      </w:r>
      <w:proofErr w:type="gramEnd"/>
    </w:p>
    <w:p w14:paraId="4248E223" w14:textId="77777777" w:rsidR="0037568C" w:rsidRPr="0037568C" w:rsidRDefault="0037568C" w:rsidP="008729E0">
      <w:pPr>
        <w:rPr>
          <w:lang w:eastAsia="en-IN"/>
        </w:rPr>
      </w:pPr>
      <w:r w:rsidRPr="0037568C">
        <w:rPr>
          <w:lang w:eastAsia="en-IN"/>
        </w:rPr>
        <w:t xml:space="preserve">(God in Samkhya vs God in </w:t>
      </w:r>
      <w:proofErr w:type="gramStart"/>
      <w:r w:rsidRPr="0037568C">
        <w:rPr>
          <w:lang w:eastAsia="en-IN"/>
        </w:rPr>
        <w:t>Vedanta..</w:t>
      </w:r>
      <w:proofErr w:type="gramEnd"/>
      <w:r w:rsidRPr="0037568C">
        <w:rPr>
          <w:lang w:eastAsia="en-IN"/>
        </w:rPr>
        <w:t>)</w:t>
      </w:r>
    </w:p>
    <w:p w14:paraId="4248E224" w14:textId="77777777" w:rsidR="0037568C" w:rsidRPr="0037568C" w:rsidRDefault="0037568C" w:rsidP="008729E0">
      <w:pPr>
        <w:rPr>
          <w:lang w:eastAsia="en-IN"/>
        </w:rPr>
      </w:pPr>
      <w:r w:rsidRPr="0037568C">
        <w:rPr>
          <w:lang w:eastAsia="en-IN"/>
        </w:rPr>
        <w:t xml:space="preserve">Is Advaita a form of pantheism? Pantheism is a bunch of distinct </w:t>
      </w:r>
      <w:proofErr w:type="gramStart"/>
      <w:r w:rsidRPr="0037568C">
        <w:rPr>
          <w:lang w:eastAsia="en-IN"/>
        </w:rPr>
        <w:t>ideas..</w:t>
      </w:r>
      <w:proofErr w:type="gramEnd"/>
      <w:r w:rsidRPr="0037568C">
        <w:rPr>
          <w:lang w:eastAsia="en-IN"/>
        </w:rPr>
        <w:t xml:space="preserve"> </w:t>
      </w:r>
      <w:proofErr w:type="gramStart"/>
      <w:r w:rsidRPr="0037568C">
        <w:rPr>
          <w:lang w:eastAsia="en-IN"/>
        </w:rPr>
        <w:t>Example..</w:t>
      </w:r>
      <w:proofErr w:type="gramEnd"/>
      <w:r w:rsidRPr="0037568C">
        <w:rPr>
          <w:lang w:eastAsia="en-IN"/>
        </w:rPr>
        <w:t xml:space="preserve"> Spinoza’s </w:t>
      </w:r>
      <w:proofErr w:type="gramStart"/>
      <w:r w:rsidRPr="0037568C">
        <w:rPr>
          <w:lang w:eastAsia="en-IN"/>
        </w:rPr>
        <w:t>pantheism..</w:t>
      </w:r>
      <w:proofErr w:type="gramEnd"/>
      <w:r w:rsidRPr="0037568C">
        <w:rPr>
          <w:lang w:eastAsia="en-IN"/>
        </w:rPr>
        <w:t xml:space="preserve"> God vs Brahman</w:t>
      </w:r>
    </w:p>
    <w:p w14:paraId="4248E225" w14:textId="77777777" w:rsidR="0037568C" w:rsidRPr="0037568C" w:rsidRDefault="0037568C" w:rsidP="008729E0">
      <w:pPr>
        <w:rPr>
          <w:lang w:eastAsia="en-IN"/>
        </w:rPr>
      </w:pPr>
      <w:r w:rsidRPr="0037568C">
        <w:rPr>
          <w:lang w:eastAsia="en-IN"/>
        </w:rPr>
        <w:t xml:space="preserve">Part 2: ORCH OR Theory, aspects possibly supporting Vedantic </w:t>
      </w:r>
      <w:proofErr w:type="gramStart"/>
      <w:r w:rsidRPr="0037568C">
        <w:rPr>
          <w:lang w:eastAsia="en-IN"/>
        </w:rPr>
        <w:t>ideas..</w:t>
      </w:r>
      <w:proofErr w:type="gramEnd"/>
    </w:p>
    <w:p w14:paraId="4248E226" w14:textId="77777777" w:rsidR="0037568C" w:rsidRPr="0037568C" w:rsidRDefault="0037568C" w:rsidP="008729E0">
      <w:pPr>
        <w:rPr>
          <w:lang w:eastAsia="en-IN"/>
        </w:rPr>
      </w:pPr>
      <w:proofErr w:type="spellStart"/>
      <w:r w:rsidRPr="0037568C">
        <w:rPr>
          <w:lang w:eastAsia="en-IN"/>
        </w:rPr>
        <w:t>Protoconsciousness</w:t>
      </w:r>
      <w:proofErr w:type="spellEnd"/>
      <w:r w:rsidRPr="0037568C">
        <w:rPr>
          <w:lang w:eastAsia="en-IN"/>
        </w:rPr>
        <w:t xml:space="preserve">, subtle body </w:t>
      </w:r>
      <w:proofErr w:type="gramStart"/>
      <w:r w:rsidRPr="0037568C">
        <w:rPr>
          <w:lang w:eastAsia="en-IN"/>
        </w:rPr>
        <w:t>equivalent..</w:t>
      </w:r>
      <w:proofErr w:type="gramEnd"/>
    </w:p>
    <w:p w14:paraId="4248E227" w14:textId="77777777" w:rsidR="0037568C" w:rsidRPr="0037568C" w:rsidRDefault="0037568C" w:rsidP="008729E0">
      <w:pPr>
        <w:rPr>
          <w:lang w:eastAsia="en-IN"/>
        </w:rPr>
      </w:pPr>
      <w:r w:rsidRPr="0037568C">
        <w:rPr>
          <w:lang w:eastAsia="en-IN"/>
        </w:rPr>
        <w:t>Recap of claims made by Samkhya/</w:t>
      </w:r>
      <w:proofErr w:type="gramStart"/>
      <w:r w:rsidRPr="0037568C">
        <w:rPr>
          <w:lang w:eastAsia="en-IN"/>
        </w:rPr>
        <w:t>Vedanta..</w:t>
      </w:r>
      <w:proofErr w:type="gramEnd"/>
    </w:p>
    <w:p w14:paraId="4248E228" w14:textId="77777777" w:rsidR="0037568C" w:rsidRPr="0037568C" w:rsidRDefault="0037568C" w:rsidP="008729E0">
      <w:pPr>
        <w:rPr>
          <w:lang w:eastAsia="en-IN"/>
        </w:rPr>
      </w:pPr>
      <w:r w:rsidRPr="0037568C">
        <w:rPr>
          <w:lang w:eastAsia="en-IN"/>
        </w:rPr>
        <w:t>How does this change our lives?</w:t>
      </w:r>
    </w:p>
    <w:p w14:paraId="4248E229" w14:textId="77777777" w:rsidR="0037568C" w:rsidRPr="0037568C" w:rsidRDefault="0037568C" w:rsidP="008729E0">
      <w:pPr>
        <w:rPr>
          <w:lang w:eastAsia="en-IN"/>
        </w:rPr>
      </w:pPr>
      <w:r w:rsidRPr="0037568C">
        <w:rPr>
          <w:lang w:eastAsia="en-IN"/>
        </w:rPr>
        <w:t>Need for Yoga/Spirituality</w:t>
      </w:r>
    </w:p>
    <w:p w14:paraId="4248E22A" w14:textId="77777777" w:rsidR="00000000" w:rsidRDefault="00000000"/>
    <w:sectPr w:rsidR="008A0D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3F5C20"/>
    <w:multiLevelType w:val="multilevel"/>
    <w:tmpl w:val="0052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4B05BB3"/>
    <w:multiLevelType w:val="hybridMultilevel"/>
    <w:tmpl w:val="EEE2EDB8"/>
    <w:lvl w:ilvl="0" w:tplc="1FC2D766">
      <w:start w:val="1"/>
      <w:numFmt w:val="lowerRoman"/>
      <w:lvlText w:val="%1)"/>
      <w:lvlJc w:val="left"/>
      <w:pPr>
        <w:ind w:left="1080" w:hanging="72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C4400BF"/>
    <w:multiLevelType w:val="multilevel"/>
    <w:tmpl w:val="974E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4762384">
    <w:abstractNumId w:val="0"/>
  </w:num>
  <w:num w:numId="2" w16cid:durableId="1311327357">
    <w:abstractNumId w:val="2"/>
  </w:num>
  <w:num w:numId="3" w16cid:durableId="841160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3284"/>
    <w:rsid w:val="00010BD4"/>
    <w:rsid w:val="000122DE"/>
    <w:rsid w:val="000132AE"/>
    <w:rsid w:val="0001688C"/>
    <w:rsid w:val="000173A2"/>
    <w:rsid w:val="00022D5B"/>
    <w:rsid w:val="000354A1"/>
    <w:rsid w:val="0003578A"/>
    <w:rsid w:val="00036BA4"/>
    <w:rsid w:val="00041D0C"/>
    <w:rsid w:val="00043C46"/>
    <w:rsid w:val="000440D1"/>
    <w:rsid w:val="00044E10"/>
    <w:rsid w:val="00045175"/>
    <w:rsid w:val="00046DB2"/>
    <w:rsid w:val="00050E2B"/>
    <w:rsid w:val="00050E83"/>
    <w:rsid w:val="00051F8D"/>
    <w:rsid w:val="00055507"/>
    <w:rsid w:val="00055BDA"/>
    <w:rsid w:val="00056DB6"/>
    <w:rsid w:val="00063672"/>
    <w:rsid w:val="000738FE"/>
    <w:rsid w:val="00077CE9"/>
    <w:rsid w:val="00082221"/>
    <w:rsid w:val="00082FA2"/>
    <w:rsid w:val="0008566C"/>
    <w:rsid w:val="000870AD"/>
    <w:rsid w:val="00091229"/>
    <w:rsid w:val="0009667A"/>
    <w:rsid w:val="0009709E"/>
    <w:rsid w:val="000A57DC"/>
    <w:rsid w:val="000A6318"/>
    <w:rsid w:val="000A64FB"/>
    <w:rsid w:val="000B6719"/>
    <w:rsid w:val="000B7646"/>
    <w:rsid w:val="000C0010"/>
    <w:rsid w:val="000C06AB"/>
    <w:rsid w:val="000C41EE"/>
    <w:rsid w:val="000C4282"/>
    <w:rsid w:val="000C618F"/>
    <w:rsid w:val="000C7D6D"/>
    <w:rsid w:val="000D4B14"/>
    <w:rsid w:val="000F383F"/>
    <w:rsid w:val="00100983"/>
    <w:rsid w:val="001101A3"/>
    <w:rsid w:val="001102E9"/>
    <w:rsid w:val="00110FDE"/>
    <w:rsid w:val="001131D6"/>
    <w:rsid w:val="00123DAE"/>
    <w:rsid w:val="0012584A"/>
    <w:rsid w:val="00141A27"/>
    <w:rsid w:val="001441B8"/>
    <w:rsid w:val="001442A2"/>
    <w:rsid w:val="00146F79"/>
    <w:rsid w:val="00150EC7"/>
    <w:rsid w:val="001533B8"/>
    <w:rsid w:val="00154A6A"/>
    <w:rsid w:val="00157E1E"/>
    <w:rsid w:val="00162DD5"/>
    <w:rsid w:val="00166069"/>
    <w:rsid w:val="00166417"/>
    <w:rsid w:val="0017000C"/>
    <w:rsid w:val="00171269"/>
    <w:rsid w:val="00172DA7"/>
    <w:rsid w:val="00174298"/>
    <w:rsid w:val="001756C1"/>
    <w:rsid w:val="0017731F"/>
    <w:rsid w:val="00177DCC"/>
    <w:rsid w:val="00182CCB"/>
    <w:rsid w:val="00182E5A"/>
    <w:rsid w:val="00183D67"/>
    <w:rsid w:val="00194BCA"/>
    <w:rsid w:val="001961D8"/>
    <w:rsid w:val="001A5280"/>
    <w:rsid w:val="001C334F"/>
    <w:rsid w:val="001C3510"/>
    <w:rsid w:val="001D693A"/>
    <w:rsid w:val="001E2C7F"/>
    <w:rsid w:val="001F13BA"/>
    <w:rsid w:val="001F1411"/>
    <w:rsid w:val="001F61C0"/>
    <w:rsid w:val="001F6670"/>
    <w:rsid w:val="001F6F82"/>
    <w:rsid w:val="00203985"/>
    <w:rsid w:val="00210214"/>
    <w:rsid w:val="002116F2"/>
    <w:rsid w:val="00211BFA"/>
    <w:rsid w:val="00215845"/>
    <w:rsid w:val="0022112A"/>
    <w:rsid w:val="0022151B"/>
    <w:rsid w:val="002267B6"/>
    <w:rsid w:val="00230071"/>
    <w:rsid w:val="00243584"/>
    <w:rsid w:val="002438FB"/>
    <w:rsid w:val="00245F3E"/>
    <w:rsid w:val="00250314"/>
    <w:rsid w:val="00252C8B"/>
    <w:rsid w:val="002553FC"/>
    <w:rsid w:val="0026276F"/>
    <w:rsid w:val="0026344B"/>
    <w:rsid w:val="0026433F"/>
    <w:rsid w:val="002645EC"/>
    <w:rsid w:val="0026617A"/>
    <w:rsid w:val="00270B9B"/>
    <w:rsid w:val="00275094"/>
    <w:rsid w:val="002774EA"/>
    <w:rsid w:val="00283C95"/>
    <w:rsid w:val="00284BB0"/>
    <w:rsid w:val="00291D50"/>
    <w:rsid w:val="00292750"/>
    <w:rsid w:val="002957AB"/>
    <w:rsid w:val="002A763A"/>
    <w:rsid w:val="002B79A6"/>
    <w:rsid w:val="002C54EB"/>
    <w:rsid w:val="002D17C5"/>
    <w:rsid w:val="002D588B"/>
    <w:rsid w:val="002D6B46"/>
    <w:rsid w:val="002D7C88"/>
    <w:rsid w:val="002E2BB2"/>
    <w:rsid w:val="002E3954"/>
    <w:rsid w:val="002E4126"/>
    <w:rsid w:val="002F20E2"/>
    <w:rsid w:val="002F5A17"/>
    <w:rsid w:val="002F726F"/>
    <w:rsid w:val="0030144F"/>
    <w:rsid w:val="00301982"/>
    <w:rsid w:val="00302275"/>
    <w:rsid w:val="003023EF"/>
    <w:rsid w:val="003031E2"/>
    <w:rsid w:val="00307F93"/>
    <w:rsid w:val="00310332"/>
    <w:rsid w:val="00310C12"/>
    <w:rsid w:val="0031340C"/>
    <w:rsid w:val="00316DDA"/>
    <w:rsid w:val="00321382"/>
    <w:rsid w:val="00322FEF"/>
    <w:rsid w:val="00330E10"/>
    <w:rsid w:val="00331CEA"/>
    <w:rsid w:val="00335399"/>
    <w:rsid w:val="00340970"/>
    <w:rsid w:val="003523AF"/>
    <w:rsid w:val="0035362C"/>
    <w:rsid w:val="00357022"/>
    <w:rsid w:val="003609FF"/>
    <w:rsid w:val="00361C59"/>
    <w:rsid w:val="00363A1A"/>
    <w:rsid w:val="00365C58"/>
    <w:rsid w:val="003666E4"/>
    <w:rsid w:val="0037411A"/>
    <w:rsid w:val="003742DB"/>
    <w:rsid w:val="0037568C"/>
    <w:rsid w:val="003859CC"/>
    <w:rsid w:val="00387A30"/>
    <w:rsid w:val="00391179"/>
    <w:rsid w:val="003A0FC2"/>
    <w:rsid w:val="003A61BB"/>
    <w:rsid w:val="003A6ABC"/>
    <w:rsid w:val="003B02C8"/>
    <w:rsid w:val="003C09BB"/>
    <w:rsid w:val="003C72D5"/>
    <w:rsid w:val="003D0EF1"/>
    <w:rsid w:val="003D30BF"/>
    <w:rsid w:val="003D7235"/>
    <w:rsid w:val="003D7B67"/>
    <w:rsid w:val="003E67CC"/>
    <w:rsid w:val="003E6B94"/>
    <w:rsid w:val="003F77E9"/>
    <w:rsid w:val="004013A6"/>
    <w:rsid w:val="00413293"/>
    <w:rsid w:val="00413A31"/>
    <w:rsid w:val="004141C7"/>
    <w:rsid w:val="00417F00"/>
    <w:rsid w:val="004206E6"/>
    <w:rsid w:val="0042091F"/>
    <w:rsid w:val="00423ABF"/>
    <w:rsid w:val="00426834"/>
    <w:rsid w:val="00431339"/>
    <w:rsid w:val="00432702"/>
    <w:rsid w:val="00443953"/>
    <w:rsid w:val="00444972"/>
    <w:rsid w:val="0045481C"/>
    <w:rsid w:val="00457EBF"/>
    <w:rsid w:val="00462DF2"/>
    <w:rsid w:val="00466E90"/>
    <w:rsid w:val="0047168E"/>
    <w:rsid w:val="0047428D"/>
    <w:rsid w:val="00480896"/>
    <w:rsid w:val="004944DB"/>
    <w:rsid w:val="00494868"/>
    <w:rsid w:val="004A0F9E"/>
    <w:rsid w:val="004A6A1D"/>
    <w:rsid w:val="004B3261"/>
    <w:rsid w:val="004B77B5"/>
    <w:rsid w:val="004C08EB"/>
    <w:rsid w:val="004C3CED"/>
    <w:rsid w:val="004C43CC"/>
    <w:rsid w:val="004C4E32"/>
    <w:rsid w:val="004D3CDD"/>
    <w:rsid w:val="004D4590"/>
    <w:rsid w:val="004E2010"/>
    <w:rsid w:val="004E7978"/>
    <w:rsid w:val="004E7BD9"/>
    <w:rsid w:val="004F1365"/>
    <w:rsid w:val="004F212A"/>
    <w:rsid w:val="004F2AC1"/>
    <w:rsid w:val="004F660F"/>
    <w:rsid w:val="004F69EB"/>
    <w:rsid w:val="00500D1A"/>
    <w:rsid w:val="00512C99"/>
    <w:rsid w:val="005153FC"/>
    <w:rsid w:val="005178A5"/>
    <w:rsid w:val="0052081F"/>
    <w:rsid w:val="00525648"/>
    <w:rsid w:val="005260E2"/>
    <w:rsid w:val="00527B60"/>
    <w:rsid w:val="00530B26"/>
    <w:rsid w:val="00530E3E"/>
    <w:rsid w:val="00532734"/>
    <w:rsid w:val="0053335A"/>
    <w:rsid w:val="005340ED"/>
    <w:rsid w:val="0053630D"/>
    <w:rsid w:val="0054088F"/>
    <w:rsid w:val="00542AD6"/>
    <w:rsid w:val="00546758"/>
    <w:rsid w:val="00552B9C"/>
    <w:rsid w:val="00554917"/>
    <w:rsid w:val="00556D73"/>
    <w:rsid w:val="005571D0"/>
    <w:rsid w:val="0056246C"/>
    <w:rsid w:val="00566B64"/>
    <w:rsid w:val="00566E1A"/>
    <w:rsid w:val="005749F4"/>
    <w:rsid w:val="00580B9A"/>
    <w:rsid w:val="00582E37"/>
    <w:rsid w:val="00586544"/>
    <w:rsid w:val="0058708F"/>
    <w:rsid w:val="00590D90"/>
    <w:rsid w:val="00592B96"/>
    <w:rsid w:val="00594E58"/>
    <w:rsid w:val="00597DE9"/>
    <w:rsid w:val="005A0683"/>
    <w:rsid w:val="005B7584"/>
    <w:rsid w:val="005C07E5"/>
    <w:rsid w:val="005C56E8"/>
    <w:rsid w:val="005D3A5E"/>
    <w:rsid w:val="005D7EF8"/>
    <w:rsid w:val="005F087F"/>
    <w:rsid w:val="005F44E9"/>
    <w:rsid w:val="00605207"/>
    <w:rsid w:val="006063E7"/>
    <w:rsid w:val="0061209C"/>
    <w:rsid w:val="006126B7"/>
    <w:rsid w:val="00614065"/>
    <w:rsid w:val="00615A11"/>
    <w:rsid w:val="00622CC9"/>
    <w:rsid w:val="0062306F"/>
    <w:rsid w:val="00627D69"/>
    <w:rsid w:val="00635995"/>
    <w:rsid w:val="00644051"/>
    <w:rsid w:val="00662FE0"/>
    <w:rsid w:val="00664521"/>
    <w:rsid w:val="00667A8C"/>
    <w:rsid w:val="0067398F"/>
    <w:rsid w:val="00674AE3"/>
    <w:rsid w:val="00675CF3"/>
    <w:rsid w:val="006760B8"/>
    <w:rsid w:val="0067622F"/>
    <w:rsid w:val="0067697A"/>
    <w:rsid w:val="00683112"/>
    <w:rsid w:val="00692B55"/>
    <w:rsid w:val="00696965"/>
    <w:rsid w:val="006A07C5"/>
    <w:rsid w:val="006A0E90"/>
    <w:rsid w:val="006A2C07"/>
    <w:rsid w:val="006A3422"/>
    <w:rsid w:val="006A53B0"/>
    <w:rsid w:val="006A5EC5"/>
    <w:rsid w:val="006A690F"/>
    <w:rsid w:val="006A722D"/>
    <w:rsid w:val="006B0B60"/>
    <w:rsid w:val="006B183D"/>
    <w:rsid w:val="006C3B8F"/>
    <w:rsid w:val="006C6404"/>
    <w:rsid w:val="006C7BFF"/>
    <w:rsid w:val="006D17B8"/>
    <w:rsid w:val="006D2856"/>
    <w:rsid w:val="006E3C7A"/>
    <w:rsid w:val="006E41BC"/>
    <w:rsid w:val="006F2198"/>
    <w:rsid w:val="006F382A"/>
    <w:rsid w:val="006F6F3A"/>
    <w:rsid w:val="0070384D"/>
    <w:rsid w:val="00704D57"/>
    <w:rsid w:val="00705E2D"/>
    <w:rsid w:val="0070781F"/>
    <w:rsid w:val="00711F8C"/>
    <w:rsid w:val="0071524B"/>
    <w:rsid w:val="00721D8C"/>
    <w:rsid w:val="007233BE"/>
    <w:rsid w:val="00727A18"/>
    <w:rsid w:val="00734D34"/>
    <w:rsid w:val="00735474"/>
    <w:rsid w:val="007439B8"/>
    <w:rsid w:val="0074502A"/>
    <w:rsid w:val="00750725"/>
    <w:rsid w:val="00750FBE"/>
    <w:rsid w:val="0075783D"/>
    <w:rsid w:val="007665FD"/>
    <w:rsid w:val="0077518E"/>
    <w:rsid w:val="00775893"/>
    <w:rsid w:val="007825AC"/>
    <w:rsid w:val="00782BF5"/>
    <w:rsid w:val="007838D9"/>
    <w:rsid w:val="00783CFB"/>
    <w:rsid w:val="00784371"/>
    <w:rsid w:val="007917BA"/>
    <w:rsid w:val="00795063"/>
    <w:rsid w:val="007A2D67"/>
    <w:rsid w:val="007A603A"/>
    <w:rsid w:val="007B0D29"/>
    <w:rsid w:val="007B72D7"/>
    <w:rsid w:val="007B7F91"/>
    <w:rsid w:val="007C46B6"/>
    <w:rsid w:val="007C5656"/>
    <w:rsid w:val="007C5F11"/>
    <w:rsid w:val="007D5720"/>
    <w:rsid w:val="007E5D0A"/>
    <w:rsid w:val="007E6D42"/>
    <w:rsid w:val="00805BDA"/>
    <w:rsid w:val="00813BD0"/>
    <w:rsid w:val="00815E7D"/>
    <w:rsid w:val="00833C87"/>
    <w:rsid w:val="00834CF2"/>
    <w:rsid w:val="00841A95"/>
    <w:rsid w:val="00841F40"/>
    <w:rsid w:val="0084340F"/>
    <w:rsid w:val="0084678C"/>
    <w:rsid w:val="00850861"/>
    <w:rsid w:val="00850BC6"/>
    <w:rsid w:val="00861039"/>
    <w:rsid w:val="008710E7"/>
    <w:rsid w:val="008729E0"/>
    <w:rsid w:val="00872BF8"/>
    <w:rsid w:val="0088236F"/>
    <w:rsid w:val="00885AC9"/>
    <w:rsid w:val="00890CD2"/>
    <w:rsid w:val="00891977"/>
    <w:rsid w:val="00894F65"/>
    <w:rsid w:val="008A0B2C"/>
    <w:rsid w:val="008A156A"/>
    <w:rsid w:val="008A3E26"/>
    <w:rsid w:val="008A4A0B"/>
    <w:rsid w:val="008A532F"/>
    <w:rsid w:val="008B618F"/>
    <w:rsid w:val="008B61B9"/>
    <w:rsid w:val="008C078C"/>
    <w:rsid w:val="008D34CA"/>
    <w:rsid w:val="008D74E6"/>
    <w:rsid w:val="008E5716"/>
    <w:rsid w:val="008E63E7"/>
    <w:rsid w:val="008F300C"/>
    <w:rsid w:val="008F3D3D"/>
    <w:rsid w:val="008F6EF0"/>
    <w:rsid w:val="008F7D12"/>
    <w:rsid w:val="00903284"/>
    <w:rsid w:val="009057F0"/>
    <w:rsid w:val="00915E71"/>
    <w:rsid w:val="00920439"/>
    <w:rsid w:val="009212C4"/>
    <w:rsid w:val="009239CD"/>
    <w:rsid w:val="00926748"/>
    <w:rsid w:val="00932B20"/>
    <w:rsid w:val="00940C85"/>
    <w:rsid w:val="00946528"/>
    <w:rsid w:val="00953A8C"/>
    <w:rsid w:val="00953FB4"/>
    <w:rsid w:val="009570D2"/>
    <w:rsid w:val="00964F4C"/>
    <w:rsid w:val="00982C85"/>
    <w:rsid w:val="00990B07"/>
    <w:rsid w:val="009948B9"/>
    <w:rsid w:val="0099741C"/>
    <w:rsid w:val="009A1D1C"/>
    <w:rsid w:val="009A3FE3"/>
    <w:rsid w:val="009A74B8"/>
    <w:rsid w:val="009B4219"/>
    <w:rsid w:val="009B7430"/>
    <w:rsid w:val="009C17DF"/>
    <w:rsid w:val="009C25C3"/>
    <w:rsid w:val="009C4DE0"/>
    <w:rsid w:val="009D6B6A"/>
    <w:rsid w:val="009E1E70"/>
    <w:rsid w:val="009F0B9B"/>
    <w:rsid w:val="009F6D26"/>
    <w:rsid w:val="00A023C4"/>
    <w:rsid w:val="00A073CA"/>
    <w:rsid w:val="00A1131E"/>
    <w:rsid w:val="00A12433"/>
    <w:rsid w:val="00A1619F"/>
    <w:rsid w:val="00A20AF9"/>
    <w:rsid w:val="00A329E8"/>
    <w:rsid w:val="00A4346E"/>
    <w:rsid w:val="00A46CD0"/>
    <w:rsid w:val="00A50040"/>
    <w:rsid w:val="00A5377B"/>
    <w:rsid w:val="00A77014"/>
    <w:rsid w:val="00A80346"/>
    <w:rsid w:val="00A83481"/>
    <w:rsid w:val="00A97C07"/>
    <w:rsid w:val="00AA2557"/>
    <w:rsid w:val="00AA3C3C"/>
    <w:rsid w:val="00AA4CCE"/>
    <w:rsid w:val="00AB0F71"/>
    <w:rsid w:val="00AB1480"/>
    <w:rsid w:val="00AB1D35"/>
    <w:rsid w:val="00AB2BD8"/>
    <w:rsid w:val="00AB5EA0"/>
    <w:rsid w:val="00AC29AB"/>
    <w:rsid w:val="00AD1996"/>
    <w:rsid w:val="00AE13D5"/>
    <w:rsid w:val="00AF1DE4"/>
    <w:rsid w:val="00AF6268"/>
    <w:rsid w:val="00B03281"/>
    <w:rsid w:val="00B05252"/>
    <w:rsid w:val="00B07498"/>
    <w:rsid w:val="00B117A8"/>
    <w:rsid w:val="00B160DB"/>
    <w:rsid w:val="00B234C5"/>
    <w:rsid w:val="00B31ECA"/>
    <w:rsid w:val="00B35C56"/>
    <w:rsid w:val="00B4199F"/>
    <w:rsid w:val="00B46475"/>
    <w:rsid w:val="00B4717C"/>
    <w:rsid w:val="00B539F9"/>
    <w:rsid w:val="00B551B3"/>
    <w:rsid w:val="00B63831"/>
    <w:rsid w:val="00B652F8"/>
    <w:rsid w:val="00B67AE2"/>
    <w:rsid w:val="00B81716"/>
    <w:rsid w:val="00B8601E"/>
    <w:rsid w:val="00B9266D"/>
    <w:rsid w:val="00B927D5"/>
    <w:rsid w:val="00B92BB2"/>
    <w:rsid w:val="00B93902"/>
    <w:rsid w:val="00BA7731"/>
    <w:rsid w:val="00BA7A93"/>
    <w:rsid w:val="00BB4846"/>
    <w:rsid w:val="00BB5456"/>
    <w:rsid w:val="00BB7867"/>
    <w:rsid w:val="00BC098B"/>
    <w:rsid w:val="00BC4153"/>
    <w:rsid w:val="00BC4826"/>
    <w:rsid w:val="00BC5345"/>
    <w:rsid w:val="00BC6BB8"/>
    <w:rsid w:val="00BC78C3"/>
    <w:rsid w:val="00BD340F"/>
    <w:rsid w:val="00BD599E"/>
    <w:rsid w:val="00BD6E24"/>
    <w:rsid w:val="00BD731C"/>
    <w:rsid w:val="00BE3D5E"/>
    <w:rsid w:val="00BE545E"/>
    <w:rsid w:val="00BF0BE8"/>
    <w:rsid w:val="00BF73C3"/>
    <w:rsid w:val="00C01F47"/>
    <w:rsid w:val="00C041B0"/>
    <w:rsid w:val="00C06B6A"/>
    <w:rsid w:val="00C10EF3"/>
    <w:rsid w:val="00C15A5E"/>
    <w:rsid w:val="00C16DF9"/>
    <w:rsid w:val="00C20E77"/>
    <w:rsid w:val="00C241E3"/>
    <w:rsid w:val="00C247CE"/>
    <w:rsid w:val="00C308E0"/>
    <w:rsid w:val="00C312C1"/>
    <w:rsid w:val="00C31641"/>
    <w:rsid w:val="00C3434E"/>
    <w:rsid w:val="00C46151"/>
    <w:rsid w:val="00C57BB9"/>
    <w:rsid w:val="00C60647"/>
    <w:rsid w:val="00C635C1"/>
    <w:rsid w:val="00C65523"/>
    <w:rsid w:val="00C66D11"/>
    <w:rsid w:val="00C729DB"/>
    <w:rsid w:val="00C914E6"/>
    <w:rsid w:val="00C9685D"/>
    <w:rsid w:val="00CA04C4"/>
    <w:rsid w:val="00CA3C2A"/>
    <w:rsid w:val="00CB00BA"/>
    <w:rsid w:val="00CC05DB"/>
    <w:rsid w:val="00CC0C2A"/>
    <w:rsid w:val="00CC2817"/>
    <w:rsid w:val="00CC6EB6"/>
    <w:rsid w:val="00CD555A"/>
    <w:rsid w:val="00CE1CAC"/>
    <w:rsid w:val="00CE445F"/>
    <w:rsid w:val="00CE4992"/>
    <w:rsid w:val="00CE51D5"/>
    <w:rsid w:val="00CF01F7"/>
    <w:rsid w:val="00CF26B7"/>
    <w:rsid w:val="00CF29AD"/>
    <w:rsid w:val="00CF6BDB"/>
    <w:rsid w:val="00D0172B"/>
    <w:rsid w:val="00D027E1"/>
    <w:rsid w:val="00D02AA9"/>
    <w:rsid w:val="00D048B5"/>
    <w:rsid w:val="00D059ED"/>
    <w:rsid w:val="00D06916"/>
    <w:rsid w:val="00D10570"/>
    <w:rsid w:val="00D12BAD"/>
    <w:rsid w:val="00D1541D"/>
    <w:rsid w:val="00D15736"/>
    <w:rsid w:val="00D21F8B"/>
    <w:rsid w:val="00D25C51"/>
    <w:rsid w:val="00D261A8"/>
    <w:rsid w:val="00D307F7"/>
    <w:rsid w:val="00D30845"/>
    <w:rsid w:val="00D3189E"/>
    <w:rsid w:val="00D31CDF"/>
    <w:rsid w:val="00D40803"/>
    <w:rsid w:val="00D43021"/>
    <w:rsid w:val="00D517E5"/>
    <w:rsid w:val="00D5540A"/>
    <w:rsid w:val="00D61C52"/>
    <w:rsid w:val="00D64C0C"/>
    <w:rsid w:val="00D64D80"/>
    <w:rsid w:val="00D66205"/>
    <w:rsid w:val="00D731E2"/>
    <w:rsid w:val="00D743BB"/>
    <w:rsid w:val="00D75251"/>
    <w:rsid w:val="00D90627"/>
    <w:rsid w:val="00D9767E"/>
    <w:rsid w:val="00DA60BC"/>
    <w:rsid w:val="00DB1B44"/>
    <w:rsid w:val="00DB4BD3"/>
    <w:rsid w:val="00DB5C7A"/>
    <w:rsid w:val="00DC3B18"/>
    <w:rsid w:val="00DC4C52"/>
    <w:rsid w:val="00DC5CDD"/>
    <w:rsid w:val="00DC6684"/>
    <w:rsid w:val="00DD134F"/>
    <w:rsid w:val="00DD1489"/>
    <w:rsid w:val="00DD3F49"/>
    <w:rsid w:val="00DD5FD1"/>
    <w:rsid w:val="00DD623C"/>
    <w:rsid w:val="00DE2E71"/>
    <w:rsid w:val="00DF1614"/>
    <w:rsid w:val="00DF5F5C"/>
    <w:rsid w:val="00DF73E6"/>
    <w:rsid w:val="00E05F4F"/>
    <w:rsid w:val="00E167A2"/>
    <w:rsid w:val="00E16BD0"/>
    <w:rsid w:val="00E27659"/>
    <w:rsid w:val="00E43FEA"/>
    <w:rsid w:val="00E47DDD"/>
    <w:rsid w:val="00E51364"/>
    <w:rsid w:val="00E5381C"/>
    <w:rsid w:val="00E6170B"/>
    <w:rsid w:val="00E62DC3"/>
    <w:rsid w:val="00E66242"/>
    <w:rsid w:val="00E73A21"/>
    <w:rsid w:val="00E73D35"/>
    <w:rsid w:val="00E73EBB"/>
    <w:rsid w:val="00E7684A"/>
    <w:rsid w:val="00E80258"/>
    <w:rsid w:val="00E836B3"/>
    <w:rsid w:val="00E87744"/>
    <w:rsid w:val="00E87F49"/>
    <w:rsid w:val="00E96914"/>
    <w:rsid w:val="00EA3D4B"/>
    <w:rsid w:val="00EA3D53"/>
    <w:rsid w:val="00EA43E1"/>
    <w:rsid w:val="00EA50CB"/>
    <w:rsid w:val="00EA7C25"/>
    <w:rsid w:val="00EB2609"/>
    <w:rsid w:val="00EC02F3"/>
    <w:rsid w:val="00EC0CAD"/>
    <w:rsid w:val="00EC5168"/>
    <w:rsid w:val="00EC75AB"/>
    <w:rsid w:val="00EC7D65"/>
    <w:rsid w:val="00ED54C9"/>
    <w:rsid w:val="00ED5A8D"/>
    <w:rsid w:val="00ED5C6F"/>
    <w:rsid w:val="00ED64FE"/>
    <w:rsid w:val="00ED7403"/>
    <w:rsid w:val="00EE4827"/>
    <w:rsid w:val="00EF31A6"/>
    <w:rsid w:val="00EF588C"/>
    <w:rsid w:val="00F01295"/>
    <w:rsid w:val="00F03BC9"/>
    <w:rsid w:val="00F04EFD"/>
    <w:rsid w:val="00F05046"/>
    <w:rsid w:val="00F07A07"/>
    <w:rsid w:val="00F11EC8"/>
    <w:rsid w:val="00F21600"/>
    <w:rsid w:val="00F2458C"/>
    <w:rsid w:val="00F25EEA"/>
    <w:rsid w:val="00F3701F"/>
    <w:rsid w:val="00F45134"/>
    <w:rsid w:val="00F45D88"/>
    <w:rsid w:val="00F47222"/>
    <w:rsid w:val="00F53774"/>
    <w:rsid w:val="00F54549"/>
    <w:rsid w:val="00F54BA2"/>
    <w:rsid w:val="00F55357"/>
    <w:rsid w:val="00F643AB"/>
    <w:rsid w:val="00F6513F"/>
    <w:rsid w:val="00F67AF1"/>
    <w:rsid w:val="00F72472"/>
    <w:rsid w:val="00F73A2D"/>
    <w:rsid w:val="00F75935"/>
    <w:rsid w:val="00F87A93"/>
    <w:rsid w:val="00F90226"/>
    <w:rsid w:val="00F91681"/>
    <w:rsid w:val="00F96BCF"/>
    <w:rsid w:val="00FA3B65"/>
    <w:rsid w:val="00FA3EA0"/>
    <w:rsid w:val="00FA7F29"/>
    <w:rsid w:val="00FB13DF"/>
    <w:rsid w:val="00FB479F"/>
    <w:rsid w:val="00FB5576"/>
    <w:rsid w:val="00FC4781"/>
    <w:rsid w:val="00FD5B05"/>
    <w:rsid w:val="00FE5455"/>
    <w:rsid w:val="00FE54DF"/>
    <w:rsid w:val="00FE5AB7"/>
    <w:rsid w:val="00FF6121"/>
    <w:rsid w:val="00FF6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8E1C1"/>
  <w15:docId w15:val="{C47EEA10-DFB2-49B4-A461-EBCEB4FBF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68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A46CD0"/>
    <w:pPr>
      <w:outlineLvl w:val="9"/>
    </w:pPr>
    <w:rPr>
      <w:lang w:val="en-US" w:eastAsia="ja-JP"/>
    </w:rPr>
  </w:style>
  <w:style w:type="paragraph" w:styleId="TOC1">
    <w:name w:val="toc 1"/>
    <w:basedOn w:val="Normal"/>
    <w:next w:val="Normal"/>
    <w:autoRedefine/>
    <w:uiPriority w:val="39"/>
    <w:unhideWhenUsed/>
    <w:rsid w:val="00A46CD0"/>
    <w:pPr>
      <w:spacing w:after="100"/>
    </w:pPr>
  </w:style>
  <w:style w:type="character" w:styleId="Hyperlink">
    <w:name w:val="Hyperlink"/>
    <w:basedOn w:val="DefaultParagraphFont"/>
    <w:uiPriority w:val="99"/>
    <w:unhideWhenUsed/>
    <w:rsid w:val="00A46CD0"/>
    <w:rPr>
      <w:color w:val="0000FF" w:themeColor="hyperlink"/>
      <w:u w:val="single"/>
    </w:rPr>
  </w:style>
  <w:style w:type="paragraph" w:styleId="BalloonText">
    <w:name w:val="Balloon Text"/>
    <w:basedOn w:val="Normal"/>
    <w:link w:val="BalloonTextChar"/>
    <w:uiPriority w:val="99"/>
    <w:semiHidden/>
    <w:unhideWhenUsed/>
    <w:rsid w:val="00A46C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CD0"/>
    <w:rPr>
      <w:rFonts w:ascii="Tahoma" w:hAnsi="Tahoma" w:cs="Tahoma"/>
      <w:sz w:val="16"/>
      <w:szCs w:val="16"/>
    </w:rPr>
  </w:style>
  <w:style w:type="paragraph" w:styleId="ListParagraph">
    <w:name w:val="List Paragraph"/>
    <w:basedOn w:val="Normal"/>
    <w:uiPriority w:val="34"/>
    <w:qFormat/>
    <w:rsid w:val="006F21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4540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38033-DB3B-44D6-8428-580A1B45A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1205</TotalTime>
  <Pages>7</Pages>
  <Words>2173</Words>
  <Characters>12390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Upasana</dc:creator>
  <cp:lastModifiedBy>Upasana Ramakrishnan</cp:lastModifiedBy>
  <cp:revision>385</cp:revision>
  <dcterms:created xsi:type="dcterms:W3CDTF">2020-05-25T06:21:00Z</dcterms:created>
  <dcterms:modified xsi:type="dcterms:W3CDTF">2024-09-06T14:13:00Z</dcterms:modified>
</cp:coreProperties>
</file>